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692AF" w14:textId="77777777" w:rsidR="000F25CD" w:rsidRDefault="00987452" w:rsidP="00E11B07">
      <w:pPr>
        <w:jc w:val="center"/>
        <w:rPr>
          <w:b/>
          <w:bCs/>
          <w:sz w:val="36"/>
          <w:szCs w:val="36"/>
        </w:rPr>
      </w:pPr>
      <w:r>
        <w:rPr>
          <w:b/>
          <w:bCs/>
          <w:sz w:val="36"/>
          <w:szCs w:val="36"/>
        </w:rPr>
        <w:t xml:space="preserve">Lýsing á </w:t>
      </w:r>
      <w:r w:rsidR="00C76586" w:rsidRPr="00E11B07">
        <w:rPr>
          <w:b/>
          <w:bCs/>
          <w:sz w:val="36"/>
          <w:szCs w:val="36"/>
        </w:rPr>
        <w:t>K</w:t>
      </w:r>
      <w:r w:rsidR="00191218" w:rsidRPr="00E11B07">
        <w:rPr>
          <w:b/>
          <w:bCs/>
          <w:sz w:val="36"/>
          <w:szCs w:val="36"/>
        </w:rPr>
        <w:t>osn</w:t>
      </w:r>
      <w:r w:rsidR="00DF22D2" w:rsidRPr="00E11B07">
        <w:rPr>
          <w:b/>
          <w:bCs/>
          <w:sz w:val="36"/>
          <w:szCs w:val="36"/>
        </w:rPr>
        <w:t>ingaher</w:t>
      </w:r>
      <w:r w:rsidR="00191218" w:rsidRPr="00E11B07">
        <w:rPr>
          <w:b/>
          <w:bCs/>
          <w:sz w:val="36"/>
          <w:szCs w:val="36"/>
        </w:rPr>
        <w:t>mi</w:t>
      </w:r>
      <w:r>
        <w:rPr>
          <w:b/>
          <w:bCs/>
          <w:sz w:val="36"/>
          <w:szCs w:val="36"/>
        </w:rPr>
        <w:t xml:space="preserve">num </w:t>
      </w:r>
    </w:p>
    <w:p w14:paraId="570E70FA" w14:textId="2529C862" w:rsidR="00725E08" w:rsidRDefault="00987452" w:rsidP="00381E6A">
      <w:pPr>
        <w:jc w:val="center"/>
      </w:pPr>
      <w:r>
        <w:rPr>
          <w:b/>
          <w:bCs/>
          <w:sz w:val="36"/>
          <w:szCs w:val="36"/>
        </w:rPr>
        <w:t>og l</w:t>
      </w:r>
      <w:r w:rsidRPr="00E11B07">
        <w:rPr>
          <w:b/>
          <w:bCs/>
          <w:sz w:val="36"/>
          <w:szCs w:val="36"/>
        </w:rPr>
        <w:t>eiðbeiningar um notkun</w:t>
      </w:r>
      <w:r>
        <w:rPr>
          <w:b/>
          <w:bCs/>
          <w:sz w:val="36"/>
          <w:szCs w:val="36"/>
        </w:rPr>
        <w:t xml:space="preserve"> hans</w:t>
      </w:r>
    </w:p>
    <w:sdt>
      <w:sdtPr>
        <w:rPr>
          <w:rFonts w:asciiTheme="minorHAnsi" w:eastAsiaTheme="minorHAnsi" w:hAnsiTheme="minorHAnsi" w:cstheme="minorHAnsi"/>
          <w:color w:val="auto"/>
          <w:sz w:val="22"/>
          <w:szCs w:val="22"/>
          <w:lang w:val="is-IS"/>
        </w:rPr>
        <w:id w:val="-129326325"/>
        <w:docPartObj>
          <w:docPartGallery w:val="Table of Contents"/>
          <w:docPartUnique/>
        </w:docPartObj>
      </w:sdtPr>
      <w:sdtEndPr>
        <w:rPr>
          <w:b/>
          <w:bCs/>
          <w:noProof/>
        </w:rPr>
      </w:sdtEndPr>
      <w:sdtContent>
        <w:p w14:paraId="30047366" w14:textId="60B834A4" w:rsidR="00A6161B" w:rsidRPr="00D50A42" w:rsidRDefault="000E117E" w:rsidP="007D2D8D">
          <w:pPr>
            <w:pStyle w:val="TOCHeading"/>
            <w:keepNext w:val="0"/>
            <w:keepLines w:val="0"/>
            <w:pageBreakBefore w:val="0"/>
            <w:rPr>
              <w:rStyle w:val="Heading2Char"/>
              <w:color w:val="auto"/>
            </w:rPr>
          </w:pPr>
          <w:proofErr w:type="spellStart"/>
          <w:r w:rsidRPr="00D50A42">
            <w:rPr>
              <w:rStyle w:val="Heading2Char"/>
              <w:color w:val="auto"/>
            </w:rPr>
            <w:t>Efnisyfirlit</w:t>
          </w:r>
          <w:proofErr w:type="spellEnd"/>
        </w:p>
        <w:p w14:paraId="41B73E3B" w14:textId="77777777" w:rsidR="000E117E" w:rsidRPr="000E117E" w:rsidRDefault="000E117E" w:rsidP="00C552AF">
          <w:pPr>
            <w:spacing w:after="0"/>
            <w:rPr>
              <w:lang w:val="en-US"/>
            </w:rPr>
          </w:pPr>
        </w:p>
        <w:p w14:paraId="221939FE" w14:textId="723E45C8" w:rsidR="005512D7" w:rsidRDefault="00A6161B">
          <w:pPr>
            <w:pStyle w:val="TOC1"/>
            <w:rPr>
              <w:rFonts w:eastAsiaTheme="minorEastAsia" w:cstheme="minorBidi"/>
              <w:noProof/>
              <w:lang w:eastAsia="is-IS"/>
            </w:rPr>
          </w:pPr>
          <w:r>
            <w:fldChar w:fldCharType="begin"/>
          </w:r>
          <w:r>
            <w:instrText xml:space="preserve"> TOC \o "1-3" \h \z \u </w:instrText>
          </w:r>
          <w:r>
            <w:fldChar w:fldCharType="separate"/>
          </w:r>
          <w:hyperlink w:anchor="_Toc105511112" w:history="1">
            <w:r w:rsidR="005512D7" w:rsidRPr="00A43889">
              <w:rPr>
                <w:rStyle w:val="Hyperlink"/>
                <w:noProof/>
              </w:rPr>
              <w:t>Inngangur</w:t>
            </w:r>
            <w:r w:rsidR="005512D7">
              <w:rPr>
                <w:noProof/>
                <w:webHidden/>
              </w:rPr>
              <w:tab/>
            </w:r>
            <w:r w:rsidR="005512D7">
              <w:rPr>
                <w:noProof/>
                <w:webHidden/>
              </w:rPr>
              <w:fldChar w:fldCharType="begin"/>
            </w:r>
            <w:r w:rsidR="005512D7">
              <w:rPr>
                <w:noProof/>
                <w:webHidden/>
              </w:rPr>
              <w:instrText xml:space="preserve"> PAGEREF _Toc105511112 \h </w:instrText>
            </w:r>
            <w:r w:rsidR="005512D7">
              <w:rPr>
                <w:noProof/>
                <w:webHidden/>
              </w:rPr>
            </w:r>
            <w:r w:rsidR="005512D7">
              <w:rPr>
                <w:noProof/>
                <w:webHidden/>
              </w:rPr>
              <w:fldChar w:fldCharType="separate"/>
            </w:r>
            <w:r w:rsidR="005512D7">
              <w:rPr>
                <w:noProof/>
                <w:webHidden/>
              </w:rPr>
              <w:t>3</w:t>
            </w:r>
            <w:r w:rsidR="005512D7">
              <w:rPr>
                <w:noProof/>
                <w:webHidden/>
              </w:rPr>
              <w:fldChar w:fldCharType="end"/>
            </w:r>
          </w:hyperlink>
        </w:p>
        <w:p w14:paraId="3CD28291" w14:textId="17C55725" w:rsidR="005512D7" w:rsidRDefault="00000000">
          <w:pPr>
            <w:pStyle w:val="TOC1"/>
            <w:rPr>
              <w:rFonts w:eastAsiaTheme="minorEastAsia" w:cstheme="minorBidi"/>
              <w:noProof/>
              <w:lang w:eastAsia="is-IS"/>
            </w:rPr>
          </w:pPr>
          <w:hyperlink w:anchor="_Toc105511113" w:history="1">
            <w:r w:rsidR="005512D7" w:rsidRPr="00A43889">
              <w:rPr>
                <w:rStyle w:val="Hyperlink"/>
                <w:noProof/>
              </w:rPr>
              <w:t>Heildarviðmót hermisins</w:t>
            </w:r>
            <w:r w:rsidR="005512D7">
              <w:rPr>
                <w:noProof/>
                <w:webHidden/>
              </w:rPr>
              <w:tab/>
            </w:r>
            <w:r w:rsidR="005512D7">
              <w:rPr>
                <w:noProof/>
                <w:webHidden/>
              </w:rPr>
              <w:fldChar w:fldCharType="begin"/>
            </w:r>
            <w:r w:rsidR="005512D7">
              <w:rPr>
                <w:noProof/>
                <w:webHidden/>
              </w:rPr>
              <w:instrText xml:space="preserve"> PAGEREF _Toc105511113 \h </w:instrText>
            </w:r>
            <w:r w:rsidR="005512D7">
              <w:rPr>
                <w:noProof/>
                <w:webHidden/>
              </w:rPr>
            </w:r>
            <w:r w:rsidR="005512D7">
              <w:rPr>
                <w:noProof/>
                <w:webHidden/>
              </w:rPr>
              <w:fldChar w:fldCharType="separate"/>
            </w:r>
            <w:r w:rsidR="005512D7">
              <w:rPr>
                <w:noProof/>
                <w:webHidden/>
              </w:rPr>
              <w:t>4</w:t>
            </w:r>
            <w:r w:rsidR="005512D7">
              <w:rPr>
                <w:noProof/>
                <w:webHidden/>
              </w:rPr>
              <w:fldChar w:fldCharType="end"/>
            </w:r>
          </w:hyperlink>
        </w:p>
        <w:p w14:paraId="72E7BE7A" w14:textId="134790CE" w:rsidR="005512D7" w:rsidRDefault="00000000">
          <w:pPr>
            <w:pStyle w:val="TOC1"/>
            <w:rPr>
              <w:rFonts w:eastAsiaTheme="minorEastAsia" w:cstheme="minorBidi"/>
              <w:noProof/>
              <w:lang w:eastAsia="is-IS"/>
            </w:rPr>
          </w:pPr>
          <w:hyperlink w:anchor="_Toc105511114" w:history="1">
            <w:r w:rsidR="005512D7" w:rsidRPr="00A43889">
              <w:rPr>
                <w:rStyle w:val="Hyperlink"/>
                <w:noProof/>
              </w:rPr>
              <w:t>Source votes and seats: Grunnatkvæði og sæti</w:t>
            </w:r>
            <w:r w:rsidR="005512D7">
              <w:rPr>
                <w:noProof/>
                <w:webHidden/>
              </w:rPr>
              <w:tab/>
            </w:r>
            <w:r w:rsidR="005512D7">
              <w:rPr>
                <w:noProof/>
                <w:webHidden/>
              </w:rPr>
              <w:fldChar w:fldCharType="begin"/>
            </w:r>
            <w:r w:rsidR="005512D7">
              <w:rPr>
                <w:noProof/>
                <w:webHidden/>
              </w:rPr>
              <w:instrText xml:space="preserve"> PAGEREF _Toc105511114 \h </w:instrText>
            </w:r>
            <w:r w:rsidR="005512D7">
              <w:rPr>
                <w:noProof/>
                <w:webHidden/>
              </w:rPr>
            </w:r>
            <w:r w:rsidR="005512D7">
              <w:rPr>
                <w:noProof/>
                <w:webHidden/>
              </w:rPr>
              <w:fldChar w:fldCharType="separate"/>
            </w:r>
            <w:r w:rsidR="005512D7">
              <w:rPr>
                <w:noProof/>
                <w:webHidden/>
              </w:rPr>
              <w:t>5</w:t>
            </w:r>
            <w:r w:rsidR="005512D7">
              <w:rPr>
                <w:noProof/>
                <w:webHidden/>
              </w:rPr>
              <w:fldChar w:fldCharType="end"/>
            </w:r>
          </w:hyperlink>
        </w:p>
        <w:p w14:paraId="3F834B4D" w14:textId="11647A9A" w:rsidR="005512D7" w:rsidRDefault="00000000">
          <w:pPr>
            <w:pStyle w:val="TOC3"/>
            <w:tabs>
              <w:tab w:val="right" w:leader="dot" w:pos="9060"/>
            </w:tabs>
            <w:rPr>
              <w:rFonts w:eastAsiaTheme="minorEastAsia" w:cstheme="minorBidi"/>
              <w:noProof/>
              <w:lang w:eastAsia="is-IS"/>
            </w:rPr>
          </w:pPr>
          <w:hyperlink w:anchor="_Toc105511115" w:history="1">
            <w:r w:rsidR="005512D7" w:rsidRPr="00A43889">
              <w:rPr>
                <w:rStyle w:val="Hyperlink"/>
                <w:noProof/>
              </w:rPr>
              <w:t>Nálgun gagna</w:t>
            </w:r>
            <w:r w:rsidR="005512D7">
              <w:rPr>
                <w:noProof/>
                <w:webHidden/>
              </w:rPr>
              <w:tab/>
            </w:r>
            <w:r w:rsidR="005512D7">
              <w:rPr>
                <w:noProof/>
                <w:webHidden/>
              </w:rPr>
              <w:fldChar w:fldCharType="begin"/>
            </w:r>
            <w:r w:rsidR="005512D7">
              <w:rPr>
                <w:noProof/>
                <w:webHidden/>
              </w:rPr>
              <w:instrText xml:space="preserve"> PAGEREF _Toc105511115 \h </w:instrText>
            </w:r>
            <w:r w:rsidR="005512D7">
              <w:rPr>
                <w:noProof/>
                <w:webHidden/>
              </w:rPr>
            </w:r>
            <w:r w:rsidR="005512D7">
              <w:rPr>
                <w:noProof/>
                <w:webHidden/>
              </w:rPr>
              <w:fldChar w:fldCharType="separate"/>
            </w:r>
            <w:r w:rsidR="005512D7">
              <w:rPr>
                <w:noProof/>
                <w:webHidden/>
              </w:rPr>
              <w:t>6</w:t>
            </w:r>
            <w:r w:rsidR="005512D7">
              <w:rPr>
                <w:noProof/>
                <w:webHidden/>
              </w:rPr>
              <w:fldChar w:fldCharType="end"/>
            </w:r>
          </w:hyperlink>
        </w:p>
        <w:p w14:paraId="2AECA1EA" w14:textId="33A1D548" w:rsidR="005512D7" w:rsidRDefault="00000000">
          <w:pPr>
            <w:pStyle w:val="TOC1"/>
            <w:rPr>
              <w:rFonts w:eastAsiaTheme="minorEastAsia" w:cstheme="minorBidi"/>
              <w:noProof/>
              <w:lang w:eastAsia="is-IS"/>
            </w:rPr>
          </w:pPr>
          <w:hyperlink w:anchor="_Toc105511116" w:history="1">
            <w:r w:rsidR="005512D7" w:rsidRPr="00A43889">
              <w:rPr>
                <w:rStyle w:val="Hyperlink"/>
                <w:noProof/>
              </w:rPr>
              <w:t>Electoral systems: Kosningakerfi</w:t>
            </w:r>
            <w:r w:rsidR="005512D7">
              <w:rPr>
                <w:noProof/>
                <w:webHidden/>
              </w:rPr>
              <w:tab/>
            </w:r>
            <w:r w:rsidR="005512D7">
              <w:rPr>
                <w:noProof/>
                <w:webHidden/>
              </w:rPr>
              <w:fldChar w:fldCharType="begin"/>
            </w:r>
            <w:r w:rsidR="005512D7">
              <w:rPr>
                <w:noProof/>
                <w:webHidden/>
              </w:rPr>
              <w:instrText xml:space="preserve"> PAGEREF _Toc105511116 \h </w:instrText>
            </w:r>
            <w:r w:rsidR="005512D7">
              <w:rPr>
                <w:noProof/>
                <w:webHidden/>
              </w:rPr>
            </w:r>
            <w:r w:rsidR="005512D7">
              <w:rPr>
                <w:noProof/>
                <w:webHidden/>
              </w:rPr>
              <w:fldChar w:fldCharType="separate"/>
            </w:r>
            <w:r w:rsidR="005512D7">
              <w:rPr>
                <w:noProof/>
                <w:webHidden/>
              </w:rPr>
              <w:t>7</w:t>
            </w:r>
            <w:r w:rsidR="005512D7">
              <w:rPr>
                <w:noProof/>
                <w:webHidden/>
              </w:rPr>
              <w:fldChar w:fldCharType="end"/>
            </w:r>
          </w:hyperlink>
        </w:p>
        <w:p w14:paraId="530C58C9" w14:textId="16BBCB46" w:rsidR="005512D7" w:rsidRDefault="00000000">
          <w:pPr>
            <w:pStyle w:val="TOC3"/>
            <w:tabs>
              <w:tab w:val="right" w:leader="dot" w:pos="9060"/>
            </w:tabs>
            <w:rPr>
              <w:rFonts w:eastAsiaTheme="minorEastAsia" w:cstheme="minorBidi"/>
              <w:noProof/>
              <w:lang w:eastAsia="is-IS"/>
            </w:rPr>
          </w:pPr>
          <w:hyperlink w:anchor="_Toc105511117" w:history="1">
            <w:r w:rsidR="005512D7" w:rsidRPr="00A43889">
              <w:rPr>
                <w:rStyle w:val="Hyperlink"/>
                <w:noProof/>
              </w:rPr>
              <w:t>Skilgreining kosningakerfa</w:t>
            </w:r>
            <w:r w:rsidR="005512D7">
              <w:rPr>
                <w:noProof/>
                <w:webHidden/>
              </w:rPr>
              <w:tab/>
            </w:r>
            <w:r w:rsidR="005512D7">
              <w:rPr>
                <w:noProof/>
                <w:webHidden/>
              </w:rPr>
              <w:fldChar w:fldCharType="begin"/>
            </w:r>
            <w:r w:rsidR="005512D7">
              <w:rPr>
                <w:noProof/>
                <w:webHidden/>
              </w:rPr>
              <w:instrText xml:space="preserve"> PAGEREF _Toc105511117 \h </w:instrText>
            </w:r>
            <w:r w:rsidR="005512D7">
              <w:rPr>
                <w:noProof/>
                <w:webHidden/>
              </w:rPr>
            </w:r>
            <w:r w:rsidR="005512D7">
              <w:rPr>
                <w:noProof/>
                <w:webHidden/>
              </w:rPr>
              <w:fldChar w:fldCharType="separate"/>
            </w:r>
            <w:r w:rsidR="005512D7">
              <w:rPr>
                <w:noProof/>
                <w:webHidden/>
              </w:rPr>
              <w:t>8</w:t>
            </w:r>
            <w:r w:rsidR="005512D7">
              <w:rPr>
                <w:noProof/>
                <w:webHidden/>
              </w:rPr>
              <w:fldChar w:fldCharType="end"/>
            </w:r>
          </w:hyperlink>
        </w:p>
        <w:p w14:paraId="1BB6FB80" w14:textId="7D4953BA" w:rsidR="005512D7" w:rsidRDefault="00000000">
          <w:pPr>
            <w:pStyle w:val="TOC3"/>
            <w:tabs>
              <w:tab w:val="right" w:leader="dot" w:pos="9060"/>
            </w:tabs>
            <w:rPr>
              <w:rFonts w:eastAsiaTheme="minorEastAsia" w:cstheme="minorBidi"/>
              <w:noProof/>
              <w:lang w:eastAsia="is-IS"/>
            </w:rPr>
          </w:pPr>
          <w:hyperlink w:anchor="_Toc105511118" w:history="1">
            <w:r w:rsidR="005512D7" w:rsidRPr="00A43889">
              <w:rPr>
                <w:rStyle w:val="Hyperlink"/>
                <w:noProof/>
              </w:rPr>
              <w:t>Grunnreglur við úthlutun, skiptingu eða útdeilingu sæta</w:t>
            </w:r>
            <w:r w:rsidR="005512D7">
              <w:rPr>
                <w:noProof/>
                <w:webHidden/>
              </w:rPr>
              <w:tab/>
            </w:r>
            <w:r w:rsidR="005512D7">
              <w:rPr>
                <w:noProof/>
                <w:webHidden/>
              </w:rPr>
              <w:fldChar w:fldCharType="begin"/>
            </w:r>
            <w:r w:rsidR="005512D7">
              <w:rPr>
                <w:noProof/>
                <w:webHidden/>
              </w:rPr>
              <w:instrText xml:space="preserve"> PAGEREF _Toc105511118 \h </w:instrText>
            </w:r>
            <w:r w:rsidR="005512D7">
              <w:rPr>
                <w:noProof/>
                <w:webHidden/>
              </w:rPr>
            </w:r>
            <w:r w:rsidR="005512D7">
              <w:rPr>
                <w:noProof/>
                <w:webHidden/>
              </w:rPr>
              <w:fldChar w:fldCharType="separate"/>
            </w:r>
            <w:r w:rsidR="005512D7">
              <w:rPr>
                <w:noProof/>
                <w:webHidden/>
              </w:rPr>
              <w:t>9</w:t>
            </w:r>
            <w:r w:rsidR="005512D7">
              <w:rPr>
                <w:noProof/>
                <w:webHidden/>
              </w:rPr>
              <w:fldChar w:fldCharType="end"/>
            </w:r>
          </w:hyperlink>
        </w:p>
        <w:p w14:paraId="55DB273A" w14:textId="51D5A569" w:rsidR="005512D7" w:rsidRDefault="00000000">
          <w:pPr>
            <w:pStyle w:val="TOC3"/>
            <w:tabs>
              <w:tab w:val="right" w:leader="dot" w:pos="9060"/>
            </w:tabs>
            <w:rPr>
              <w:rFonts w:eastAsiaTheme="minorEastAsia" w:cstheme="minorBidi"/>
              <w:noProof/>
              <w:lang w:eastAsia="is-IS"/>
            </w:rPr>
          </w:pPr>
          <w:hyperlink w:anchor="_Toc105511119" w:history="1">
            <w:r w:rsidR="005512D7" w:rsidRPr="00A43889">
              <w:rPr>
                <w:rStyle w:val="Hyperlink"/>
                <w:noProof/>
              </w:rPr>
              <w:t>Lýsing á reglunum</w:t>
            </w:r>
            <w:r w:rsidR="005512D7">
              <w:rPr>
                <w:noProof/>
                <w:webHidden/>
              </w:rPr>
              <w:tab/>
            </w:r>
            <w:r w:rsidR="005512D7">
              <w:rPr>
                <w:noProof/>
                <w:webHidden/>
              </w:rPr>
              <w:fldChar w:fldCharType="begin"/>
            </w:r>
            <w:r w:rsidR="005512D7">
              <w:rPr>
                <w:noProof/>
                <w:webHidden/>
              </w:rPr>
              <w:instrText xml:space="preserve"> PAGEREF _Toc105511119 \h </w:instrText>
            </w:r>
            <w:r w:rsidR="005512D7">
              <w:rPr>
                <w:noProof/>
                <w:webHidden/>
              </w:rPr>
            </w:r>
            <w:r w:rsidR="005512D7">
              <w:rPr>
                <w:noProof/>
                <w:webHidden/>
              </w:rPr>
              <w:fldChar w:fldCharType="separate"/>
            </w:r>
            <w:r w:rsidR="005512D7">
              <w:rPr>
                <w:noProof/>
                <w:webHidden/>
              </w:rPr>
              <w:t>10</w:t>
            </w:r>
            <w:r w:rsidR="005512D7">
              <w:rPr>
                <w:noProof/>
                <w:webHidden/>
              </w:rPr>
              <w:fldChar w:fldCharType="end"/>
            </w:r>
          </w:hyperlink>
        </w:p>
        <w:p w14:paraId="537CD215" w14:textId="1DC060D2" w:rsidR="005512D7" w:rsidRDefault="00000000">
          <w:pPr>
            <w:pStyle w:val="TOC2"/>
            <w:tabs>
              <w:tab w:val="right" w:leader="dot" w:pos="9060"/>
            </w:tabs>
            <w:rPr>
              <w:rFonts w:eastAsiaTheme="minorEastAsia" w:cstheme="minorBidi"/>
              <w:noProof/>
              <w:lang w:eastAsia="is-IS"/>
            </w:rPr>
          </w:pPr>
          <w:hyperlink w:anchor="_Toc105511120" w:history="1">
            <w:r w:rsidR="005512D7" w:rsidRPr="00A43889">
              <w:rPr>
                <w:rStyle w:val="Hyperlink"/>
                <w:noProof/>
              </w:rPr>
              <w:t>Allocation methods: Aðferðir við útdeilingu jöfnunarsæta</w:t>
            </w:r>
            <w:r w:rsidR="005512D7">
              <w:rPr>
                <w:noProof/>
                <w:webHidden/>
              </w:rPr>
              <w:tab/>
            </w:r>
            <w:r w:rsidR="005512D7">
              <w:rPr>
                <w:noProof/>
                <w:webHidden/>
              </w:rPr>
              <w:fldChar w:fldCharType="begin"/>
            </w:r>
            <w:r w:rsidR="005512D7">
              <w:rPr>
                <w:noProof/>
                <w:webHidden/>
              </w:rPr>
              <w:instrText xml:space="preserve"> PAGEREF _Toc105511120 \h </w:instrText>
            </w:r>
            <w:r w:rsidR="005512D7">
              <w:rPr>
                <w:noProof/>
                <w:webHidden/>
              </w:rPr>
            </w:r>
            <w:r w:rsidR="005512D7">
              <w:rPr>
                <w:noProof/>
                <w:webHidden/>
              </w:rPr>
              <w:fldChar w:fldCharType="separate"/>
            </w:r>
            <w:r w:rsidR="005512D7">
              <w:rPr>
                <w:noProof/>
                <w:webHidden/>
              </w:rPr>
              <w:t>11</w:t>
            </w:r>
            <w:r w:rsidR="005512D7">
              <w:rPr>
                <w:noProof/>
                <w:webHidden/>
              </w:rPr>
              <w:fldChar w:fldCharType="end"/>
            </w:r>
          </w:hyperlink>
        </w:p>
        <w:p w14:paraId="76944CB0" w14:textId="7DD01C32" w:rsidR="005512D7" w:rsidRDefault="00000000">
          <w:pPr>
            <w:pStyle w:val="TOC3"/>
            <w:tabs>
              <w:tab w:val="right" w:leader="dot" w:pos="9060"/>
            </w:tabs>
            <w:rPr>
              <w:rFonts w:eastAsiaTheme="minorEastAsia" w:cstheme="minorBidi"/>
              <w:noProof/>
              <w:lang w:eastAsia="is-IS"/>
            </w:rPr>
          </w:pPr>
          <w:hyperlink w:anchor="_Toc105511121" w:history="1">
            <w:r w:rsidR="005512D7" w:rsidRPr="00A43889">
              <w:rPr>
                <w:rStyle w:val="Hyperlink"/>
                <w:noProof/>
              </w:rPr>
              <w:t>Hugtök</w:t>
            </w:r>
            <w:r w:rsidR="005512D7">
              <w:rPr>
                <w:noProof/>
                <w:webHidden/>
              </w:rPr>
              <w:tab/>
            </w:r>
            <w:r w:rsidR="005512D7">
              <w:rPr>
                <w:noProof/>
                <w:webHidden/>
              </w:rPr>
              <w:fldChar w:fldCharType="begin"/>
            </w:r>
            <w:r w:rsidR="005512D7">
              <w:rPr>
                <w:noProof/>
                <w:webHidden/>
              </w:rPr>
              <w:instrText xml:space="preserve"> PAGEREF _Toc105511121 \h </w:instrText>
            </w:r>
            <w:r w:rsidR="005512D7">
              <w:rPr>
                <w:noProof/>
                <w:webHidden/>
              </w:rPr>
            </w:r>
            <w:r w:rsidR="005512D7">
              <w:rPr>
                <w:noProof/>
                <w:webHidden/>
              </w:rPr>
              <w:fldChar w:fldCharType="separate"/>
            </w:r>
            <w:r w:rsidR="005512D7">
              <w:rPr>
                <w:noProof/>
                <w:webHidden/>
              </w:rPr>
              <w:t>11</w:t>
            </w:r>
            <w:r w:rsidR="005512D7">
              <w:rPr>
                <w:noProof/>
                <w:webHidden/>
              </w:rPr>
              <w:fldChar w:fldCharType="end"/>
            </w:r>
          </w:hyperlink>
        </w:p>
        <w:p w14:paraId="324EECB5" w14:textId="028C4727" w:rsidR="005512D7" w:rsidRDefault="00000000">
          <w:pPr>
            <w:pStyle w:val="TOC3"/>
            <w:tabs>
              <w:tab w:val="right" w:leader="dot" w:pos="9060"/>
            </w:tabs>
            <w:rPr>
              <w:rFonts w:eastAsiaTheme="minorEastAsia" w:cstheme="minorBidi"/>
              <w:noProof/>
              <w:lang w:eastAsia="is-IS"/>
            </w:rPr>
          </w:pPr>
          <w:hyperlink w:anchor="_Toc105511122" w:history="1">
            <w:r w:rsidR="005512D7" w:rsidRPr="00A43889">
              <w:rPr>
                <w:rStyle w:val="Hyperlink"/>
                <w:noProof/>
              </w:rPr>
              <w:t>Útdeilingaraðferðir</w:t>
            </w:r>
            <w:r w:rsidR="005512D7">
              <w:rPr>
                <w:noProof/>
                <w:webHidden/>
              </w:rPr>
              <w:tab/>
            </w:r>
            <w:r w:rsidR="005512D7">
              <w:rPr>
                <w:noProof/>
                <w:webHidden/>
              </w:rPr>
              <w:fldChar w:fldCharType="begin"/>
            </w:r>
            <w:r w:rsidR="005512D7">
              <w:rPr>
                <w:noProof/>
                <w:webHidden/>
              </w:rPr>
              <w:instrText xml:space="preserve"> PAGEREF _Toc105511122 \h </w:instrText>
            </w:r>
            <w:r w:rsidR="005512D7">
              <w:rPr>
                <w:noProof/>
                <w:webHidden/>
              </w:rPr>
            </w:r>
            <w:r w:rsidR="005512D7">
              <w:rPr>
                <w:noProof/>
                <w:webHidden/>
              </w:rPr>
              <w:fldChar w:fldCharType="separate"/>
            </w:r>
            <w:r w:rsidR="005512D7">
              <w:rPr>
                <w:noProof/>
                <w:webHidden/>
              </w:rPr>
              <w:t>12</w:t>
            </w:r>
            <w:r w:rsidR="005512D7">
              <w:rPr>
                <w:noProof/>
                <w:webHidden/>
              </w:rPr>
              <w:fldChar w:fldCharType="end"/>
            </w:r>
          </w:hyperlink>
        </w:p>
        <w:p w14:paraId="18DB9D78" w14:textId="3FBA4AED" w:rsidR="005512D7" w:rsidRDefault="00000000">
          <w:pPr>
            <w:pStyle w:val="TOC3"/>
            <w:tabs>
              <w:tab w:val="right" w:leader="dot" w:pos="9060"/>
            </w:tabs>
            <w:rPr>
              <w:rFonts w:eastAsiaTheme="minorEastAsia" w:cstheme="minorBidi"/>
              <w:noProof/>
              <w:lang w:eastAsia="is-IS"/>
            </w:rPr>
          </w:pPr>
          <w:hyperlink w:anchor="_Toc105511123" w:history="1">
            <w:r w:rsidR="005512D7" w:rsidRPr="00A43889">
              <w:rPr>
                <w:rStyle w:val="Hyperlink"/>
                <w:noProof/>
              </w:rPr>
              <w:t>Specification of seat numbers: Breytingar á skipan sæta</w:t>
            </w:r>
            <w:r w:rsidR="005512D7">
              <w:rPr>
                <w:noProof/>
                <w:webHidden/>
              </w:rPr>
              <w:tab/>
            </w:r>
            <w:r w:rsidR="005512D7">
              <w:rPr>
                <w:noProof/>
                <w:webHidden/>
              </w:rPr>
              <w:fldChar w:fldCharType="begin"/>
            </w:r>
            <w:r w:rsidR="005512D7">
              <w:rPr>
                <w:noProof/>
                <w:webHidden/>
              </w:rPr>
              <w:instrText xml:space="preserve"> PAGEREF _Toc105511123 \h </w:instrText>
            </w:r>
            <w:r w:rsidR="005512D7">
              <w:rPr>
                <w:noProof/>
                <w:webHidden/>
              </w:rPr>
            </w:r>
            <w:r w:rsidR="005512D7">
              <w:rPr>
                <w:noProof/>
                <w:webHidden/>
              </w:rPr>
              <w:fldChar w:fldCharType="separate"/>
            </w:r>
            <w:r w:rsidR="005512D7">
              <w:rPr>
                <w:noProof/>
                <w:webHidden/>
              </w:rPr>
              <w:t>14</w:t>
            </w:r>
            <w:r w:rsidR="005512D7">
              <w:rPr>
                <w:noProof/>
                <w:webHidden/>
              </w:rPr>
              <w:fldChar w:fldCharType="end"/>
            </w:r>
          </w:hyperlink>
        </w:p>
        <w:p w14:paraId="3C34C389" w14:textId="0B2C42C6" w:rsidR="005512D7" w:rsidRDefault="00000000">
          <w:pPr>
            <w:pStyle w:val="TOC1"/>
            <w:rPr>
              <w:rFonts w:eastAsiaTheme="minorEastAsia" w:cstheme="minorBidi"/>
              <w:noProof/>
              <w:lang w:eastAsia="is-IS"/>
            </w:rPr>
          </w:pPr>
          <w:hyperlink w:anchor="_Toc105511124" w:history="1">
            <w:r w:rsidR="005512D7" w:rsidRPr="00A43889">
              <w:rPr>
                <w:rStyle w:val="Hyperlink"/>
                <w:noProof/>
              </w:rPr>
              <w:t>Single election: Einstakar kosningar</w:t>
            </w:r>
            <w:r w:rsidR="005512D7">
              <w:rPr>
                <w:noProof/>
                <w:webHidden/>
              </w:rPr>
              <w:tab/>
            </w:r>
            <w:r w:rsidR="005512D7">
              <w:rPr>
                <w:noProof/>
                <w:webHidden/>
              </w:rPr>
              <w:fldChar w:fldCharType="begin"/>
            </w:r>
            <w:r w:rsidR="005512D7">
              <w:rPr>
                <w:noProof/>
                <w:webHidden/>
              </w:rPr>
              <w:instrText xml:space="preserve"> PAGEREF _Toc105511124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4F3E286C" w14:textId="34D913F0" w:rsidR="005512D7" w:rsidRDefault="00000000">
          <w:pPr>
            <w:pStyle w:val="TOC2"/>
            <w:tabs>
              <w:tab w:val="right" w:leader="dot" w:pos="9060"/>
            </w:tabs>
            <w:rPr>
              <w:rFonts w:eastAsiaTheme="minorEastAsia" w:cstheme="minorBidi"/>
              <w:noProof/>
              <w:lang w:eastAsia="is-IS"/>
            </w:rPr>
          </w:pPr>
          <w:hyperlink w:anchor="_Toc105511125" w:history="1">
            <w:r w:rsidR="005512D7" w:rsidRPr="00A43889">
              <w:rPr>
                <w:rStyle w:val="Hyperlink"/>
                <w:noProof/>
              </w:rPr>
              <w:t>Results based on the source votes: Niðurstöður byggðar á grunnatkvæðunum</w:t>
            </w:r>
            <w:r w:rsidR="005512D7">
              <w:rPr>
                <w:noProof/>
                <w:webHidden/>
              </w:rPr>
              <w:tab/>
            </w:r>
            <w:r w:rsidR="005512D7">
              <w:rPr>
                <w:noProof/>
                <w:webHidden/>
              </w:rPr>
              <w:fldChar w:fldCharType="begin"/>
            </w:r>
            <w:r w:rsidR="005512D7">
              <w:rPr>
                <w:noProof/>
                <w:webHidden/>
              </w:rPr>
              <w:instrText xml:space="preserve"> PAGEREF _Toc105511125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1EA1A648" w14:textId="615F2494" w:rsidR="005512D7" w:rsidRDefault="00000000">
          <w:pPr>
            <w:pStyle w:val="TOC2"/>
            <w:tabs>
              <w:tab w:val="right" w:leader="dot" w:pos="9060"/>
            </w:tabs>
            <w:rPr>
              <w:rFonts w:eastAsiaTheme="minorEastAsia" w:cstheme="minorBidi"/>
              <w:noProof/>
              <w:lang w:eastAsia="is-IS"/>
            </w:rPr>
          </w:pPr>
          <w:hyperlink w:anchor="_Toc105511126" w:history="1">
            <w:r w:rsidR="005512D7" w:rsidRPr="00A43889">
              <w:rPr>
                <w:rStyle w:val="Hyperlink"/>
                <w:noProof/>
              </w:rPr>
              <w:t>Seat allocation: Úthlutun sæta</w:t>
            </w:r>
            <w:r w:rsidR="005512D7">
              <w:rPr>
                <w:noProof/>
                <w:webHidden/>
              </w:rPr>
              <w:tab/>
            </w:r>
            <w:r w:rsidR="005512D7">
              <w:rPr>
                <w:noProof/>
                <w:webHidden/>
              </w:rPr>
              <w:fldChar w:fldCharType="begin"/>
            </w:r>
            <w:r w:rsidR="005512D7">
              <w:rPr>
                <w:noProof/>
                <w:webHidden/>
              </w:rPr>
              <w:instrText xml:space="preserve"> PAGEREF _Toc105511126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3A74D2FA" w14:textId="38B486C0" w:rsidR="005512D7" w:rsidRDefault="00000000">
          <w:pPr>
            <w:pStyle w:val="TOC2"/>
            <w:tabs>
              <w:tab w:val="right" w:leader="dot" w:pos="9060"/>
            </w:tabs>
            <w:rPr>
              <w:rFonts w:eastAsiaTheme="minorEastAsia" w:cstheme="minorBidi"/>
              <w:noProof/>
              <w:lang w:eastAsia="is-IS"/>
            </w:rPr>
          </w:pPr>
          <w:hyperlink w:anchor="_Toc105511127" w:history="1">
            <w:r w:rsidR="005512D7" w:rsidRPr="00A43889">
              <w:rPr>
                <w:rStyle w:val="Hyperlink"/>
                <w:noProof/>
              </w:rPr>
              <w:t>Allocation of adjustment seats step-by-step: Útdeiling jöfnunarsæta skref fyrir skref</w:t>
            </w:r>
            <w:r w:rsidR="005512D7">
              <w:rPr>
                <w:noProof/>
                <w:webHidden/>
              </w:rPr>
              <w:tab/>
            </w:r>
            <w:r w:rsidR="005512D7">
              <w:rPr>
                <w:noProof/>
                <w:webHidden/>
              </w:rPr>
              <w:fldChar w:fldCharType="begin"/>
            </w:r>
            <w:r w:rsidR="005512D7">
              <w:rPr>
                <w:noProof/>
                <w:webHidden/>
              </w:rPr>
              <w:instrText xml:space="preserve"> PAGEREF _Toc105511127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2ECE8ADA" w14:textId="71F51C63" w:rsidR="005512D7" w:rsidRDefault="00000000">
          <w:pPr>
            <w:pStyle w:val="TOC2"/>
            <w:tabs>
              <w:tab w:val="right" w:leader="dot" w:pos="9060"/>
            </w:tabs>
            <w:rPr>
              <w:rFonts w:eastAsiaTheme="minorEastAsia" w:cstheme="minorBidi"/>
              <w:noProof/>
              <w:lang w:eastAsia="is-IS"/>
            </w:rPr>
          </w:pPr>
          <w:hyperlink w:anchor="_Toc105511128" w:history="1">
            <w:r w:rsidR="005512D7" w:rsidRPr="00A43889">
              <w:rPr>
                <w:rStyle w:val="Hyperlink"/>
                <w:noProof/>
              </w:rPr>
              <w:t>Nánari lýsing fyrir hverja einstaka aðferð</w:t>
            </w:r>
            <w:r w:rsidR="005512D7">
              <w:rPr>
                <w:noProof/>
                <w:webHidden/>
              </w:rPr>
              <w:tab/>
            </w:r>
            <w:r w:rsidR="005512D7">
              <w:rPr>
                <w:noProof/>
                <w:webHidden/>
              </w:rPr>
              <w:fldChar w:fldCharType="begin"/>
            </w:r>
            <w:r w:rsidR="005512D7">
              <w:rPr>
                <w:noProof/>
                <w:webHidden/>
              </w:rPr>
              <w:instrText xml:space="preserve"> PAGEREF _Toc105511128 \h </w:instrText>
            </w:r>
            <w:r w:rsidR="005512D7">
              <w:rPr>
                <w:noProof/>
                <w:webHidden/>
              </w:rPr>
            </w:r>
            <w:r w:rsidR="005512D7">
              <w:rPr>
                <w:noProof/>
                <w:webHidden/>
              </w:rPr>
              <w:fldChar w:fldCharType="separate"/>
            </w:r>
            <w:r w:rsidR="005512D7">
              <w:rPr>
                <w:noProof/>
                <w:webHidden/>
              </w:rPr>
              <w:t>16</w:t>
            </w:r>
            <w:r w:rsidR="005512D7">
              <w:rPr>
                <w:noProof/>
                <w:webHidden/>
              </w:rPr>
              <w:fldChar w:fldCharType="end"/>
            </w:r>
          </w:hyperlink>
        </w:p>
        <w:p w14:paraId="44B1925B" w14:textId="5EC8FC3B" w:rsidR="005512D7" w:rsidRDefault="00000000">
          <w:pPr>
            <w:pStyle w:val="TOC2"/>
            <w:tabs>
              <w:tab w:val="right" w:leader="dot" w:pos="9060"/>
            </w:tabs>
            <w:rPr>
              <w:rFonts w:eastAsiaTheme="minorEastAsia" w:cstheme="minorBidi"/>
              <w:noProof/>
              <w:lang w:eastAsia="is-IS"/>
            </w:rPr>
          </w:pPr>
          <w:hyperlink w:anchor="_Toc105511129" w:history="1">
            <w:r w:rsidR="005512D7" w:rsidRPr="00A43889">
              <w:rPr>
                <w:rStyle w:val="Hyperlink"/>
                <w:noProof/>
              </w:rPr>
              <w:t>Hvernig rekja má útlutunarröð kjördæmissæta</w:t>
            </w:r>
            <w:r w:rsidR="005512D7">
              <w:rPr>
                <w:noProof/>
                <w:webHidden/>
              </w:rPr>
              <w:tab/>
            </w:r>
            <w:r w:rsidR="005512D7">
              <w:rPr>
                <w:noProof/>
                <w:webHidden/>
              </w:rPr>
              <w:fldChar w:fldCharType="begin"/>
            </w:r>
            <w:r w:rsidR="005512D7">
              <w:rPr>
                <w:noProof/>
                <w:webHidden/>
              </w:rPr>
              <w:instrText xml:space="preserve"> PAGEREF _Toc105511129 \h </w:instrText>
            </w:r>
            <w:r w:rsidR="005512D7">
              <w:rPr>
                <w:noProof/>
                <w:webHidden/>
              </w:rPr>
            </w:r>
            <w:r w:rsidR="005512D7">
              <w:rPr>
                <w:noProof/>
                <w:webHidden/>
              </w:rPr>
              <w:fldChar w:fldCharType="separate"/>
            </w:r>
            <w:r w:rsidR="005512D7">
              <w:rPr>
                <w:noProof/>
                <w:webHidden/>
              </w:rPr>
              <w:t>19</w:t>
            </w:r>
            <w:r w:rsidR="005512D7">
              <w:rPr>
                <w:noProof/>
                <w:webHidden/>
              </w:rPr>
              <w:fldChar w:fldCharType="end"/>
            </w:r>
          </w:hyperlink>
        </w:p>
        <w:p w14:paraId="6B4879A2" w14:textId="6DC47C71" w:rsidR="005512D7" w:rsidRDefault="00000000">
          <w:pPr>
            <w:pStyle w:val="TOC2"/>
            <w:tabs>
              <w:tab w:val="right" w:leader="dot" w:pos="9060"/>
            </w:tabs>
            <w:rPr>
              <w:rFonts w:eastAsiaTheme="minorEastAsia" w:cstheme="minorBidi"/>
              <w:noProof/>
              <w:lang w:eastAsia="is-IS"/>
            </w:rPr>
          </w:pPr>
          <w:hyperlink w:anchor="_Toc105511130" w:history="1">
            <w:r w:rsidR="005512D7">
              <w:rPr>
                <w:noProof/>
                <w:webHidden/>
              </w:rPr>
              <w:tab/>
            </w:r>
            <w:r w:rsidR="005512D7">
              <w:rPr>
                <w:noProof/>
                <w:webHidden/>
              </w:rPr>
              <w:fldChar w:fldCharType="begin"/>
            </w:r>
            <w:r w:rsidR="005512D7">
              <w:rPr>
                <w:noProof/>
                <w:webHidden/>
              </w:rPr>
              <w:instrText xml:space="preserve"> PAGEREF _Toc105511130 \h </w:instrText>
            </w:r>
            <w:r w:rsidR="005512D7">
              <w:rPr>
                <w:noProof/>
                <w:webHidden/>
              </w:rPr>
            </w:r>
            <w:r w:rsidR="005512D7">
              <w:rPr>
                <w:noProof/>
                <w:webHidden/>
              </w:rPr>
              <w:fldChar w:fldCharType="separate"/>
            </w:r>
            <w:r w:rsidR="005512D7">
              <w:rPr>
                <w:noProof/>
                <w:webHidden/>
              </w:rPr>
              <w:t>19</w:t>
            </w:r>
            <w:r w:rsidR="005512D7">
              <w:rPr>
                <w:noProof/>
                <w:webHidden/>
              </w:rPr>
              <w:fldChar w:fldCharType="end"/>
            </w:r>
          </w:hyperlink>
        </w:p>
        <w:p w14:paraId="566F2E1E" w14:textId="2AF6FCEB" w:rsidR="005512D7" w:rsidRDefault="00000000">
          <w:pPr>
            <w:pStyle w:val="TOC1"/>
            <w:rPr>
              <w:rFonts w:eastAsiaTheme="minorEastAsia" w:cstheme="minorBidi"/>
              <w:noProof/>
              <w:lang w:eastAsia="is-IS"/>
            </w:rPr>
          </w:pPr>
          <w:hyperlink w:anchor="_Toc105511131" w:history="1">
            <w:r w:rsidR="005512D7" w:rsidRPr="00A43889">
              <w:rPr>
                <w:rStyle w:val="Hyperlink"/>
                <w:noProof/>
              </w:rPr>
              <w:t>Hermun kosninga</w:t>
            </w:r>
            <w:r w:rsidR="005512D7">
              <w:rPr>
                <w:noProof/>
                <w:webHidden/>
              </w:rPr>
              <w:tab/>
            </w:r>
            <w:r w:rsidR="005512D7">
              <w:rPr>
                <w:noProof/>
                <w:webHidden/>
              </w:rPr>
              <w:fldChar w:fldCharType="begin"/>
            </w:r>
            <w:r w:rsidR="005512D7">
              <w:rPr>
                <w:noProof/>
                <w:webHidden/>
              </w:rPr>
              <w:instrText xml:space="preserve"> PAGEREF _Toc105511131 \h </w:instrText>
            </w:r>
            <w:r w:rsidR="005512D7">
              <w:rPr>
                <w:noProof/>
                <w:webHidden/>
              </w:rPr>
            </w:r>
            <w:r w:rsidR="005512D7">
              <w:rPr>
                <w:noProof/>
                <w:webHidden/>
              </w:rPr>
              <w:fldChar w:fldCharType="separate"/>
            </w:r>
            <w:r w:rsidR="005512D7">
              <w:rPr>
                <w:noProof/>
                <w:webHidden/>
              </w:rPr>
              <w:t>20</w:t>
            </w:r>
            <w:r w:rsidR="005512D7">
              <w:rPr>
                <w:noProof/>
                <w:webHidden/>
              </w:rPr>
              <w:fldChar w:fldCharType="end"/>
            </w:r>
          </w:hyperlink>
        </w:p>
        <w:p w14:paraId="02490EE4" w14:textId="5EBF2B5C" w:rsidR="005512D7" w:rsidRDefault="00000000">
          <w:pPr>
            <w:pStyle w:val="TOC2"/>
            <w:tabs>
              <w:tab w:val="right" w:leader="dot" w:pos="9060"/>
            </w:tabs>
            <w:rPr>
              <w:rFonts w:eastAsiaTheme="minorEastAsia" w:cstheme="minorBidi"/>
              <w:noProof/>
              <w:lang w:eastAsia="is-IS"/>
            </w:rPr>
          </w:pPr>
          <w:hyperlink w:anchor="_Toc105511132" w:history="1">
            <w:r w:rsidR="005512D7" w:rsidRPr="00A43889">
              <w:rPr>
                <w:rStyle w:val="Hyperlink"/>
                <w:noProof/>
              </w:rPr>
              <w:t>Simulation settings: Skilgreining hermana</w:t>
            </w:r>
            <w:r w:rsidR="005512D7">
              <w:rPr>
                <w:noProof/>
                <w:webHidden/>
              </w:rPr>
              <w:tab/>
            </w:r>
            <w:r w:rsidR="005512D7">
              <w:rPr>
                <w:noProof/>
                <w:webHidden/>
              </w:rPr>
              <w:fldChar w:fldCharType="begin"/>
            </w:r>
            <w:r w:rsidR="005512D7">
              <w:rPr>
                <w:noProof/>
                <w:webHidden/>
              </w:rPr>
              <w:instrText xml:space="preserve"> PAGEREF _Toc105511132 \h </w:instrText>
            </w:r>
            <w:r w:rsidR="005512D7">
              <w:rPr>
                <w:noProof/>
                <w:webHidden/>
              </w:rPr>
            </w:r>
            <w:r w:rsidR="005512D7">
              <w:rPr>
                <w:noProof/>
                <w:webHidden/>
              </w:rPr>
              <w:fldChar w:fldCharType="separate"/>
            </w:r>
            <w:r w:rsidR="005512D7">
              <w:rPr>
                <w:noProof/>
                <w:webHidden/>
              </w:rPr>
              <w:t>20</w:t>
            </w:r>
            <w:r w:rsidR="005512D7">
              <w:rPr>
                <w:noProof/>
                <w:webHidden/>
              </w:rPr>
              <w:fldChar w:fldCharType="end"/>
            </w:r>
          </w:hyperlink>
        </w:p>
        <w:p w14:paraId="47CCFA13" w14:textId="730071E5" w:rsidR="005512D7" w:rsidRDefault="00000000">
          <w:pPr>
            <w:pStyle w:val="TOC2"/>
            <w:tabs>
              <w:tab w:val="right" w:leader="dot" w:pos="9060"/>
            </w:tabs>
            <w:rPr>
              <w:rFonts w:eastAsiaTheme="minorEastAsia" w:cstheme="minorBidi"/>
              <w:noProof/>
              <w:lang w:eastAsia="is-IS"/>
            </w:rPr>
          </w:pPr>
          <w:hyperlink w:anchor="_Toc105511133" w:history="1">
            <w:r w:rsidR="005512D7" w:rsidRPr="00A43889">
              <w:rPr>
                <w:rStyle w:val="Hyperlink"/>
                <w:noProof/>
              </w:rPr>
              <w:t>Scaling votes for reference seat shares: Kvörðun atkvæða sætishluta notaðir til viðmiðunar</w:t>
            </w:r>
            <w:r w:rsidR="005512D7">
              <w:rPr>
                <w:noProof/>
                <w:webHidden/>
              </w:rPr>
              <w:tab/>
            </w:r>
            <w:r w:rsidR="005512D7">
              <w:rPr>
                <w:noProof/>
                <w:webHidden/>
              </w:rPr>
              <w:fldChar w:fldCharType="begin"/>
            </w:r>
            <w:r w:rsidR="005512D7">
              <w:rPr>
                <w:noProof/>
                <w:webHidden/>
              </w:rPr>
              <w:instrText xml:space="preserve"> PAGEREF _Toc105511133 \h </w:instrText>
            </w:r>
            <w:r w:rsidR="005512D7">
              <w:rPr>
                <w:noProof/>
                <w:webHidden/>
              </w:rPr>
            </w:r>
            <w:r w:rsidR="005512D7">
              <w:rPr>
                <w:noProof/>
                <w:webHidden/>
              </w:rPr>
              <w:fldChar w:fldCharType="separate"/>
            </w:r>
            <w:r w:rsidR="005512D7">
              <w:rPr>
                <w:noProof/>
                <w:webHidden/>
              </w:rPr>
              <w:t>21</w:t>
            </w:r>
            <w:r w:rsidR="005512D7">
              <w:rPr>
                <w:noProof/>
                <w:webHidden/>
              </w:rPr>
              <w:fldChar w:fldCharType="end"/>
            </w:r>
          </w:hyperlink>
        </w:p>
        <w:p w14:paraId="1DA27C0E" w14:textId="57ADAF14" w:rsidR="005512D7" w:rsidRDefault="00000000">
          <w:pPr>
            <w:pStyle w:val="TOC2"/>
            <w:tabs>
              <w:tab w:val="right" w:leader="dot" w:pos="9060"/>
            </w:tabs>
            <w:rPr>
              <w:rFonts w:eastAsiaTheme="minorEastAsia" w:cstheme="minorBidi"/>
              <w:noProof/>
              <w:lang w:eastAsia="is-IS"/>
            </w:rPr>
          </w:pPr>
          <w:hyperlink w:anchor="_Toc105511134" w:history="1">
            <w:r w:rsidR="005512D7" w:rsidRPr="00A43889">
              <w:rPr>
                <w:rStyle w:val="Hyperlink"/>
                <w:noProof/>
              </w:rPr>
              <w:t>Electoral systems used for comparison: Kosningakerfi notuð til samanburðar</w:t>
            </w:r>
            <w:r w:rsidR="005512D7">
              <w:rPr>
                <w:noProof/>
                <w:webHidden/>
              </w:rPr>
              <w:tab/>
            </w:r>
            <w:r w:rsidR="005512D7">
              <w:rPr>
                <w:noProof/>
                <w:webHidden/>
              </w:rPr>
              <w:fldChar w:fldCharType="begin"/>
            </w:r>
            <w:r w:rsidR="005512D7">
              <w:rPr>
                <w:noProof/>
                <w:webHidden/>
              </w:rPr>
              <w:instrText xml:space="preserve"> PAGEREF _Toc105511134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7D7DE4B2" w14:textId="7007A57A" w:rsidR="005512D7" w:rsidRDefault="00000000">
          <w:pPr>
            <w:pStyle w:val="TOC2"/>
            <w:tabs>
              <w:tab w:val="right" w:leader="dot" w:pos="9060"/>
            </w:tabs>
            <w:rPr>
              <w:rFonts w:eastAsiaTheme="minorEastAsia" w:cstheme="minorBidi"/>
              <w:noProof/>
              <w:lang w:eastAsia="is-IS"/>
            </w:rPr>
          </w:pPr>
          <w:hyperlink w:anchor="_Toc105511135" w:history="1">
            <w:r w:rsidR="005512D7" w:rsidRPr="00A43889">
              <w:rPr>
                <w:rStyle w:val="Hyperlink"/>
                <w:noProof/>
              </w:rPr>
              <w:t>Start simulation: Hermun hafin</w:t>
            </w:r>
            <w:r w:rsidR="005512D7">
              <w:rPr>
                <w:noProof/>
                <w:webHidden/>
              </w:rPr>
              <w:tab/>
            </w:r>
            <w:r w:rsidR="005512D7">
              <w:rPr>
                <w:noProof/>
                <w:webHidden/>
              </w:rPr>
              <w:fldChar w:fldCharType="begin"/>
            </w:r>
            <w:r w:rsidR="005512D7">
              <w:rPr>
                <w:noProof/>
                <w:webHidden/>
              </w:rPr>
              <w:instrText xml:space="preserve"> PAGEREF _Toc105511135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61BB8908" w14:textId="0116AF5F" w:rsidR="005512D7" w:rsidRDefault="00000000">
          <w:pPr>
            <w:pStyle w:val="TOC2"/>
            <w:tabs>
              <w:tab w:val="right" w:leader="dot" w:pos="9060"/>
            </w:tabs>
            <w:rPr>
              <w:rFonts w:eastAsiaTheme="minorEastAsia" w:cstheme="minorBidi"/>
              <w:noProof/>
              <w:lang w:eastAsia="is-IS"/>
            </w:rPr>
          </w:pPr>
          <w:hyperlink w:anchor="_Toc105511136" w:history="1">
            <w:r w:rsidR="005512D7" w:rsidRPr="00A43889">
              <w:rPr>
                <w:rStyle w:val="Hyperlink"/>
                <w:noProof/>
              </w:rPr>
              <w:t>Simulation results:</w:t>
            </w:r>
            <w:r w:rsidR="005512D7" w:rsidRPr="00A43889">
              <w:rPr>
                <w:rStyle w:val="Hyperlink"/>
                <w:rFonts w:ascii="Segoe UI" w:hAnsi="Segoe UI" w:cs="Segoe UI"/>
                <w:noProof/>
              </w:rPr>
              <w:t xml:space="preserve"> </w:t>
            </w:r>
            <w:r w:rsidR="005512D7" w:rsidRPr="00A43889">
              <w:rPr>
                <w:rStyle w:val="Hyperlink"/>
                <w:noProof/>
              </w:rPr>
              <w:t>Niðurstöður hermunar</w:t>
            </w:r>
            <w:r w:rsidR="005512D7">
              <w:rPr>
                <w:noProof/>
                <w:webHidden/>
              </w:rPr>
              <w:tab/>
            </w:r>
            <w:r w:rsidR="005512D7">
              <w:rPr>
                <w:noProof/>
                <w:webHidden/>
              </w:rPr>
              <w:fldChar w:fldCharType="begin"/>
            </w:r>
            <w:r w:rsidR="005512D7">
              <w:rPr>
                <w:noProof/>
                <w:webHidden/>
              </w:rPr>
              <w:instrText xml:space="preserve"> PAGEREF _Toc105511136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7284E839" w14:textId="79A1BDF2" w:rsidR="005512D7" w:rsidRDefault="00000000">
          <w:pPr>
            <w:pStyle w:val="TOC2"/>
            <w:tabs>
              <w:tab w:val="right" w:leader="dot" w:pos="9060"/>
            </w:tabs>
            <w:rPr>
              <w:rFonts w:eastAsiaTheme="minorEastAsia" w:cstheme="minorBidi"/>
              <w:noProof/>
              <w:lang w:eastAsia="is-IS"/>
            </w:rPr>
          </w:pPr>
          <w:hyperlink w:anchor="_Toc105511137" w:history="1">
            <w:r w:rsidR="005512D7" w:rsidRPr="00A43889">
              <w:rPr>
                <w:rStyle w:val="Hyperlink"/>
                <w:noProof/>
              </w:rPr>
              <w:t>Quality measures: Gæðamælikvarðar</w:t>
            </w:r>
            <w:r w:rsidR="005512D7">
              <w:rPr>
                <w:noProof/>
                <w:webHidden/>
              </w:rPr>
              <w:tab/>
            </w:r>
            <w:r w:rsidR="005512D7">
              <w:rPr>
                <w:noProof/>
                <w:webHidden/>
              </w:rPr>
              <w:fldChar w:fldCharType="begin"/>
            </w:r>
            <w:r w:rsidR="005512D7">
              <w:rPr>
                <w:noProof/>
                <w:webHidden/>
              </w:rPr>
              <w:instrText xml:space="preserve"> PAGEREF _Toc105511137 \h </w:instrText>
            </w:r>
            <w:r w:rsidR="005512D7">
              <w:rPr>
                <w:noProof/>
                <w:webHidden/>
              </w:rPr>
            </w:r>
            <w:r w:rsidR="005512D7">
              <w:rPr>
                <w:noProof/>
                <w:webHidden/>
              </w:rPr>
              <w:fldChar w:fldCharType="separate"/>
            </w:r>
            <w:r w:rsidR="005512D7">
              <w:rPr>
                <w:noProof/>
                <w:webHidden/>
              </w:rPr>
              <w:t>23</w:t>
            </w:r>
            <w:r w:rsidR="005512D7">
              <w:rPr>
                <w:noProof/>
                <w:webHidden/>
              </w:rPr>
              <w:fldChar w:fldCharType="end"/>
            </w:r>
          </w:hyperlink>
        </w:p>
        <w:p w14:paraId="6FCDB742" w14:textId="30A06E76" w:rsidR="005512D7" w:rsidRDefault="00000000">
          <w:pPr>
            <w:pStyle w:val="TOC2"/>
            <w:tabs>
              <w:tab w:val="right" w:leader="dot" w:pos="9060"/>
            </w:tabs>
            <w:rPr>
              <w:rFonts w:eastAsiaTheme="minorEastAsia" w:cstheme="minorBidi"/>
              <w:noProof/>
              <w:lang w:eastAsia="is-IS"/>
            </w:rPr>
          </w:pPr>
          <w:hyperlink w:anchor="_Toc105511138" w:history="1">
            <w:r w:rsidR="005512D7" w:rsidRPr="00A43889">
              <w:rPr>
                <w:rStyle w:val="Hyperlink"/>
                <w:noProof/>
              </w:rPr>
              <w:t>Seats minus seat shares, sum over all lists of …: Úthlutuð sæti að frádregnum sætishlutum, summað yfir alla lista af …</w:t>
            </w:r>
            <w:r w:rsidR="005512D7">
              <w:rPr>
                <w:noProof/>
                <w:webHidden/>
              </w:rPr>
              <w:tab/>
            </w:r>
            <w:r w:rsidR="005512D7">
              <w:rPr>
                <w:noProof/>
                <w:webHidden/>
              </w:rPr>
              <w:fldChar w:fldCharType="begin"/>
            </w:r>
            <w:r w:rsidR="005512D7">
              <w:rPr>
                <w:noProof/>
                <w:webHidden/>
              </w:rPr>
              <w:instrText xml:space="preserve"> PAGEREF _Toc105511138 \h </w:instrText>
            </w:r>
            <w:r w:rsidR="005512D7">
              <w:rPr>
                <w:noProof/>
                <w:webHidden/>
              </w:rPr>
            </w:r>
            <w:r w:rsidR="005512D7">
              <w:rPr>
                <w:noProof/>
                <w:webHidden/>
              </w:rPr>
              <w:fldChar w:fldCharType="separate"/>
            </w:r>
            <w:r w:rsidR="005512D7">
              <w:rPr>
                <w:noProof/>
                <w:webHidden/>
              </w:rPr>
              <w:t>23</w:t>
            </w:r>
            <w:r w:rsidR="005512D7">
              <w:rPr>
                <w:noProof/>
                <w:webHidden/>
              </w:rPr>
              <w:fldChar w:fldCharType="end"/>
            </w:r>
          </w:hyperlink>
        </w:p>
        <w:p w14:paraId="41FC5630" w14:textId="03EA284D" w:rsidR="005512D7" w:rsidRDefault="00000000">
          <w:pPr>
            <w:pStyle w:val="TOC2"/>
            <w:tabs>
              <w:tab w:val="right" w:leader="dot" w:pos="9060"/>
            </w:tabs>
            <w:rPr>
              <w:rFonts w:eastAsiaTheme="minorEastAsia" w:cstheme="minorBidi"/>
              <w:noProof/>
              <w:lang w:eastAsia="is-IS"/>
            </w:rPr>
          </w:pPr>
          <w:hyperlink w:anchor="_Toc105511139" w:history="1">
            <w:r w:rsidR="005512D7" w:rsidRPr="00A43889">
              <w:rPr>
                <w:rStyle w:val="Hyperlink"/>
                <w:noProof/>
              </w:rPr>
              <w:t xml:space="preserve">Specific quality indices for seat allocations: </w:t>
            </w:r>
            <w:r w:rsidR="005512D7" w:rsidRPr="00A43889">
              <w:rPr>
                <w:rStyle w:val="Hyperlink"/>
                <w:noProof/>
                <w:lang w:eastAsia="is-IS"/>
              </w:rPr>
              <w:t>Sértækir gæðavísar sætaúthlutunar</w:t>
            </w:r>
            <w:r w:rsidR="005512D7">
              <w:rPr>
                <w:noProof/>
                <w:webHidden/>
              </w:rPr>
              <w:tab/>
            </w:r>
            <w:r w:rsidR="005512D7">
              <w:rPr>
                <w:noProof/>
                <w:webHidden/>
              </w:rPr>
              <w:fldChar w:fldCharType="begin"/>
            </w:r>
            <w:r w:rsidR="005512D7">
              <w:rPr>
                <w:noProof/>
                <w:webHidden/>
              </w:rPr>
              <w:instrText xml:space="preserve"> PAGEREF _Toc105511139 \h </w:instrText>
            </w:r>
            <w:r w:rsidR="005512D7">
              <w:rPr>
                <w:noProof/>
                <w:webHidden/>
              </w:rPr>
            </w:r>
            <w:r w:rsidR="005512D7">
              <w:rPr>
                <w:noProof/>
                <w:webHidden/>
              </w:rPr>
              <w:fldChar w:fldCharType="separate"/>
            </w:r>
            <w:r w:rsidR="005512D7">
              <w:rPr>
                <w:noProof/>
                <w:webHidden/>
              </w:rPr>
              <w:t>24</w:t>
            </w:r>
            <w:r w:rsidR="005512D7">
              <w:rPr>
                <w:noProof/>
                <w:webHidden/>
              </w:rPr>
              <w:fldChar w:fldCharType="end"/>
            </w:r>
          </w:hyperlink>
        </w:p>
        <w:p w14:paraId="088348FB" w14:textId="72CEC298" w:rsidR="005512D7" w:rsidRDefault="00000000">
          <w:pPr>
            <w:pStyle w:val="TOC2"/>
            <w:tabs>
              <w:tab w:val="right" w:leader="dot" w:pos="9060"/>
            </w:tabs>
            <w:rPr>
              <w:rFonts w:eastAsiaTheme="minorEastAsia" w:cstheme="minorBidi"/>
              <w:noProof/>
              <w:lang w:eastAsia="is-IS"/>
            </w:rPr>
          </w:pPr>
          <w:hyperlink w:anchor="_Toc105511140" w:history="1">
            <w:r w:rsidR="005512D7" w:rsidRPr="00A43889">
              <w:rPr>
                <w:rStyle w:val="Hyperlink"/>
                <w:noProof/>
              </w:rPr>
              <w:t>Sum of absolute seat allocation differences: Summa af tölugildum mismunar á sætaúthlutunum</w:t>
            </w:r>
            <w:r w:rsidR="005512D7">
              <w:rPr>
                <w:noProof/>
                <w:webHidden/>
              </w:rPr>
              <w:tab/>
            </w:r>
            <w:r w:rsidR="005512D7">
              <w:rPr>
                <w:noProof/>
                <w:webHidden/>
              </w:rPr>
              <w:fldChar w:fldCharType="begin"/>
            </w:r>
            <w:r w:rsidR="005512D7">
              <w:rPr>
                <w:noProof/>
                <w:webHidden/>
              </w:rPr>
              <w:instrText xml:space="preserve"> PAGEREF _Toc105511140 \h </w:instrText>
            </w:r>
            <w:r w:rsidR="005512D7">
              <w:rPr>
                <w:noProof/>
                <w:webHidden/>
              </w:rPr>
            </w:r>
            <w:r w:rsidR="005512D7">
              <w:rPr>
                <w:noProof/>
                <w:webHidden/>
              </w:rPr>
              <w:fldChar w:fldCharType="separate"/>
            </w:r>
            <w:r w:rsidR="005512D7">
              <w:rPr>
                <w:noProof/>
                <w:webHidden/>
              </w:rPr>
              <w:t>25</w:t>
            </w:r>
            <w:r w:rsidR="005512D7">
              <w:rPr>
                <w:noProof/>
                <w:webHidden/>
              </w:rPr>
              <w:fldChar w:fldCharType="end"/>
            </w:r>
          </w:hyperlink>
        </w:p>
        <w:p w14:paraId="2F937AFC" w14:textId="7D39FE03" w:rsidR="005512D7" w:rsidRDefault="00000000">
          <w:pPr>
            <w:pStyle w:val="TOC3"/>
            <w:tabs>
              <w:tab w:val="right" w:leader="dot" w:pos="9060"/>
            </w:tabs>
            <w:rPr>
              <w:rFonts w:eastAsiaTheme="minorEastAsia" w:cstheme="minorBidi"/>
              <w:noProof/>
              <w:lang w:eastAsia="is-IS"/>
            </w:rPr>
          </w:pPr>
          <w:hyperlink w:anchor="_Toc105511141" w:history="1">
            <w:r w:rsidR="005512D7" w:rsidRPr="00A43889">
              <w:rPr>
                <w:rStyle w:val="Hyperlink"/>
                <w:noProof/>
              </w:rPr>
              <w:t>Compared with other seat specifications: Samanburður við aðra skipan sæta</w:t>
            </w:r>
            <w:r w:rsidR="005512D7">
              <w:rPr>
                <w:noProof/>
                <w:webHidden/>
              </w:rPr>
              <w:tab/>
            </w:r>
            <w:r w:rsidR="005512D7">
              <w:rPr>
                <w:noProof/>
                <w:webHidden/>
              </w:rPr>
              <w:fldChar w:fldCharType="begin"/>
            </w:r>
            <w:r w:rsidR="005512D7">
              <w:rPr>
                <w:noProof/>
                <w:webHidden/>
              </w:rPr>
              <w:instrText xml:space="preserve"> PAGEREF _Toc105511141 \h </w:instrText>
            </w:r>
            <w:r w:rsidR="005512D7">
              <w:rPr>
                <w:noProof/>
                <w:webHidden/>
              </w:rPr>
            </w:r>
            <w:r w:rsidR="005512D7">
              <w:rPr>
                <w:noProof/>
                <w:webHidden/>
              </w:rPr>
              <w:fldChar w:fldCharType="separate"/>
            </w:r>
            <w:r w:rsidR="005512D7">
              <w:rPr>
                <w:noProof/>
                <w:webHidden/>
              </w:rPr>
              <w:t>25</w:t>
            </w:r>
            <w:r w:rsidR="005512D7">
              <w:rPr>
                <w:noProof/>
                <w:webHidden/>
              </w:rPr>
              <w:fldChar w:fldCharType="end"/>
            </w:r>
          </w:hyperlink>
        </w:p>
        <w:p w14:paraId="47E1D90F" w14:textId="35141AEC" w:rsidR="005512D7" w:rsidRDefault="00000000">
          <w:pPr>
            <w:pStyle w:val="TOC3"/>
            <w:tabs>
              <w:tab w:val="right" w:leader="dot" w:pos="9060"/>
            </w:tabs>
            <w:rPr>
              <w:rFonts w:eastAsiaTheme="minorEastAsia" w:cstheme="minorBidi"/>
              <w:noProof/>
              <w:lang w:eastAsia="is-IS"/>
            </w:rPr>
          </w:pPr>
          <w:hyperlink w:anchor="_Toc105511142" w:history="1">
            <w:r w:rsidR="005512D7" w:rsidRPr="00A43889">
              <w:rPr>
                <w:rStyle w:val="Hyperlink"/>
                <w:noProof/>
              </w:rPr>
              <w:t>Compared w. tested systems and source votes: Samanburður við grunnúthlutun</w:t>
            </w:r>
            <w:r w:rsidR="005512D7">
              <w:rPr>
                <w:noProof/>
                <w:webHidden/>
              </w:rPr>
              <w:tab/>
            </w:r>
            <w:r w:rsidR="005512D7">
              <w:rPr>
                <w:noProof/>
                <w:webHidden/>
              </w:rPr>
              <w:fldChar w:fldCharType="begin"/>
            </w:r>
            <w:r w:rsidR="005512D7">
              <w:rPr>
                <w:noProof/>
                <w:webHidden/>
              </w:rPr>
              <w:instrText xml:space="preserve"> PAGEREF _Toc105511142 \h </w:instrText>
            </w:r>
            <w:r w:rsidR="005512D7">
              <w:rPr>
                <w:noProof/>
                <w:webHidden/>
              </w:rPr>
            </w:r>
            <w:r w:rsidR="005512D7">
              <w:rPr>
                <w:noProof/>
                <w:webHidden/>
              </w:rPr>
              <w:fldChar w:fldCharType="separate"/>
            </w:r>
            <w:r w:rsidR="005512D7">
              <w:rPr>
                <w:noProof/>
                <w:webHidden/>
              </w:rPr>
              <w:t>26</w:t>
            </w:r>
            <w:r w:rsidR="005512D7">
              <w:rPr>
                <w:noProof/>
                <w:webHidden/>
              </w:rPr>
              <w:fldChar w:fldCharType="end"/>
            </w:r>
          </w:hyperlink>
        </w:p>
        <w:p w14:paraId="3E50E12D" w14:textId="4B111154" w:rsidR="005512D7" w:rsidRDefault="00000000">
          <w:pPr>
            <w:pStyle w:val="TOC3"/>
            <w:tabs>
              <w:tab w:val="right" w:leader="dot" w:pos="9060"/>
            </w:tabs>
            <w:rPr>
              <w:rFonts w:eastAsiaTheme="minorEastAsia" w:cstheme="minorBidi"/>
              <w:noProof/>
              <w:lang w:eastAsia="is-IS"/>
            </w:rPr>
          </w:pPr>
          <w:hyperlink w:anchor="_Toc105511143" w:history="1">
            <w:r w:rsidR="005512D7" w:rsidRPr="00A43889">
              <w:rPr>
                <w:rStyle w:val="Hyperlink"/>
                <w:noProof/>
              </w:rPr>
              <w:t>Compared with following electoral systems: Samanburður við eftirfarandi kerfi</w:t>
            </w:r>
            <w:r w:rsidR="005512D7">
              <w:rPr>
                <w:noProof/>
                <w:webHidden/>
              </w:rPr>
              <w:tab/>
            </w:r>
            <w:r w:rsidR="005512D7">
              <w:rPr>
                <w:noProof/>
                <w:webHidden/>
              </w:rPr>
              <w:fldChar w:fldCharType="begin"/>
            </w:r>
            <w:r w:rsidR="005512D7">
              <w:rPr>
                <w:noProof/>
                <w:webHidden/>
              </w:rPr>
              <w:instrText xml:space="preserve"> PAGEREF _Toc105511143 \h </w:instrText>
            </w:r>
            <w:r w:rsidR="005512D7">
              <w:rPr>
                <w:noProof/>
                <w:webHidden/>
              </w:rPr>
            </w:r>
            <w:r w:rsidR="005512D7">
              <w:rPr>
                <w:noProof/>
                <w:webHidden/>
              </w:rPr>
              <w:fldChar w:fldCharType="separate"/>
            </w:r>
            <w:r w:rsidR="005512D7">
              <w:rPr>
                <w:noProof/>
                <w:webHidden/>
              </w:rPr>
              <w:t>26</w:t>
            </w:r>
            <w:r w:rsidR="005512D7">
              <w:rPr>
                <w:noProof/>
                <w:webHidden/>
              </w:rPr>
              <w:fldChar w:fldCharType="end"/>
            </w:r>
          </w:hyperlink>
        </w:p>
        <w:p w14:paraId="3FDB5530" w14:textId="5EFA6FF2" w:rsidR="005512D7" w:rsidRDefault="00000000">
          <w:pPr>
            <w:pStyle w:val="TOC2"/>
            <w:tabs>
              <w:tab w:val="right" w:leader="dot" w:pos="9060"/>
            </w:tabs>
            <w:rPr>
              <w:rFonts w:eastAsiaTheme="minorEastAsia" w:cstheme="minorBidi"/>
              <w:noProof/>
              <w:lang w:eastAsia="is-IS"/>
            </w:rPr>
          </w:pPr>
          <w:hyperlink w:anchor="_Toc105511144" w:history="1">
            <w:r w:rsidR="005512D7" w:rsidRPr="00A43889">
              <w:rPr>
                <w:rStyle w:val="Hyperlink"/>
                <w:noProof/>
              </w:rPr>
              <w:t>Heildarúthlutun sæta</w:t>
            </w:r>
            <w:r w:rsidR="005512D7">
              <w:rPr>
                <w:noProof/>
                <w:webHidden/>
              </w:rPr>
              <w:tab/>
            </w:r>
            <w:r w:rsidR="005512D7">
              <w:rPr>
                <w:noProof/>
                <w:webHidden/>
              </w:rPr>
              <w:fldChar w:fldCharType="begin"/>
            </w:r>
            <w:r w:rsidR="005512D7">
              <w:rPr>
                <w:noProof/>
                <w:webHidden/>
              </w:rPr>
              <w:instrText xml:space="preserve"> PAGEREF _Toc105511144 \h </w:instrText>
            </w:r>
            <w:r w:rsidR="005512D7">
              <w:rPr>
                <w:noProof/>
                <w:webHidden/>
              </w:rPr>
            </w:r>
            <w:r w:rsidR="005512D7">
              <w:rPr>
                <w:noProof/>
                <w:webHidden/>
              </w:rPr>
              <w:fldChar w:fldCharType="separate"/>
            </w:r>
            <w:r w:rsidR="005512D7">
              <w:rPr>
                <w:noProof/>
                <w:webHidden/>
              </w:rPr>
              <w:t>27</w:t>
            </w:r>
            <w:r w:rsidR="005512D7">
              <w:rPr>
                <w:noProof/>
                <w:webHidden/>
              </w:rPr>
              <w:fldChar w:fldCharType="end"/>
            </w:r>
          </w:hyperlink>
        </w:p>
        <w:p w14:paraId="5C5FE41C" w14:textId="44F8F2D1" w:rsidR="005512D7" w:rsidRDefault="00000000">
          <w:pPr>
            <w:pStyle w:val="TOC1"/>
            <w:rPr>
              <w:rFonts w:eastAsiaTheme="minorEastAsia" w:cstheme="minorBidi"/>
              <w:noProof/>
              <w:lang w:eastAsia="is-IS"/>
            </w:rPr>
          </w:pPr>
          <w:hyperlink w:anchor="_Toc105511145" w:history="1">
            <w:r w:rsidR="005512D7" w:rsidRPr="00A43889">
              <w:rPr>
                <w:rStyle w:val="Hyperlink"/>
                <w:noProof/>
              </w:rPr>
              <w:t>Viðaukar</w:t>
            </w:r>
            <w:r w:rsidR="005512D7">
              <w:rPr>
                <w:noProof/>
                <w:webHidden/>
              </w:rPr>
              <w:tab/>
            </w:r>
            <w:r w:rsidR="005512D7">
              <w:rPr>
                <w:noProof/>
                <w:webHidden/>
              </w:rPr>
              <w:fldChar w:fldCharType="begin"/>
            </w:r>
            <w:r w:rsidR="005512D7">
              <w:rPr>
                <w:noProof/>
                <w:webHidden/>
              </w:rPr>
              <w:instrText xml:space="preserve"> PAGEREF _Toc105511145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65BEDF8F" w14:textId="42F60B38" w:rsidR="005512D7" w:rsidRDefault="00000000">
          <w:pPr>
            <w:pStyle w:val="TOC2"/>
            <w:tabs>
              <w:tab w:val="right" w:leader="dot" w:pos="9060"/>
            </w:tabs>
            <w:rPr>
              <w:rFonts w:eastAsiaTheme="minorEastAsia" w:cstheme="minorBidi"/>
              <w:noProof/>
              <w:lang w:eastAsia="is-IS"/>
            </w:rPr>
          </w:pPr>
          <w:hyperlink w:anchor="_Toc105511146" w:history="1">
            <w:r w:rsidR="005512D7" w:rsidRPr="00A43889">
              <w:rPr>
                <w:rStyle w:val="Hyperlink"/>
                <w:noProof/>
                <w:highlight w:val="yellow"/>
              </w:rPr>
              <w:t>## Ólokið 17.5.2022</w:t>
            </w:r>
            <w:r w:rsidR="005512D7">
              <w:rPr>
                <w:noProof/>
                <w:webHidden/>
              </w:rPr>
              <w:tab/>
            </w:r>
            <w:r w:rsidR="005512D7">
              <w:rPr>
                <w:noProof/>
                <w:webHidden/>
              </w:rPr>
              <w:fldChar w:fldCharType="begin"/>
            </w:r>
            <w:r w:rsidR="005512D7">
              <w:rPr>
                <w:noProof/>
                <w:webHidden/>
              </w:rPr>
              <w:instrText xml:space="preserve"> PAGEREF _Toc105511146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66936589" w14:textId="3C36230C" w:rsidR="005512D7" w:rsidRDefault="00000000">
          <w:pPr>
            <w:pStyle w:val="TOC2"/>
            <w:tabs>
              <w:tab w:val="right" w:leader="dot" w:pos="9060"/>
            </w:tabs>
            <w:rPr>
              <w:rFonts w:eastAsiaTheme="minorEastAsia" w:cstheme="minorBidi"/>
              <w:noProof/>
              <w:lang w:eastAsia="is-IS"/>
            </w:rPr>
          </w:pPr>
          <w:hyperlink w:anchor="_Toc105511147" w:history="1">
            <w:r w:rsidR="005512D7" w:rsidRPr="00A43889">
              <w:rPr>
                <w:rStyle w:val="Hyperlink"/>
                <w:noProof/>
              </w:rPr>
              <w:t>Rýmkun á tölum jöfnunarsæta hvers kjördæmis</w:t>
            </w:r>
            <w:r w:rsidR="005512D7">
              <w:rPr>
                <w:noProof/>
                <w:webHidden/>
              </w:rPr>
              <w:tab/>
            </w:r>
            <w:r w:rsidR="005512D7">
              <w:rPr>
                <w:noProof/>
                <w:webHidden/>
              </w:rPr>
              <w:fldChar w:fldCharType="begin"/>
            </w:r>
            <w:r w:rsidR="005512D7">
              <w:rPr>
                <w:noProof/>
                <w:webHidden/>
              </w:rPr>
              <w:instrText xml:space="preserve"> PAGEREF _Toc105511147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3FAB2AE3" w14:textId="32ABA3CE" w:rsidR="005512D7" w:rsidRDefault="00000000">
          <w:pPr>
            <w:pStyle w:val="TOC2"/>
            <w:tabs>
              <w:tab w:val="right" w:leader="dot" w:pos="9060"/>
            </w:tabs>
            <w:rPr>
              <w:rFonts w:eastAsiaTheme="minorEastAsia" w:cstheme="minorBidi"/>
              <w:noProof/>
              <w:lang w:eastAsia="is-IS"/>
            </w:rPr>
          </w:pPr>
          <w:hyperlink w:anchor="_Toc105511148" w:history="1">
            <w:r w:rsidR="005512D7" w:rsidRPr="00A43889">
              <w:rPr>
                <w:rStyle w:val="Hyperlink"/>
                <w:noProof/>
              </w:rPr>
              <w:t>Landslistar til jöfnunar</w:t>
            </w:r>
            <w:r w:rsidR="005512D7">
              <w:rPr>
                <w:noProof/>
                <w:webHidden/>
              </w:rPr>
              <w:tab/>
            </w:r>
            <w:r w:rsidR="005512D7">
              <w:rPr>
                <w:noProof/>
                <w:webHidden/>
              </w:rPr>
              <w:fldChar w:fldCharType="begin"/>
            </w:r>
            <w:r w:rsidR="005512D7">
              <w:rPr>
                <w:noProof/>
                <w:webHidden/>
              </w:rPr>
              <w:instrText xml:space="preserve"> PAGEREF _Toc105511148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24991272" w14:textId="00712B43" w:rsidR="005512D7" w:rsidRDefault="00000000">
          <w:pPr>
            <w:pStyle w:val="TOC3"/>
            <w:tabs>
              <w:tab w:val="right" w:leader="dot" w:pos="9060"/>
            </w:tabs>
            <w:rPr>
              <w:rFonts w:eastAsiaTheme="minorEastAsia" w:cstheme="minorBidi"/>
              <w:noProof/>
              <w:lang w:eastAsia="is-IS"/>
            </w:rPr>
          </w:pPr>
          <w:hyperlink w:anchor="_Toc105511149" w:history="1">
            <w:r w:rsidR="005512D7" w:rsidRPr="00A43889">
              <w:rPr>
                <w:rStyle w:val="Hyperlink"/>
                <w:noProof/>
              </w:rPr>
              <w:t>Ekkert landskjör, jöfnunarsæti á grundvelli heildaratkvæða úr kjördæmunum</w:t>
            </w:r>
            <w:r w:rsidR="005512D7">
              <w:rPr>
                <w:noProof/>
                <w:webHidden/>
              </w:rPr>
              <w:tab/>
            </w:r>
            <w:r w:rsidR="005512D7">
              <w:rPr>
                <w:noProof/>
                <w:webHidden/>
              </w:rPr>
              <w:fldChar w:fldCharType="begin"/>
            </w:r>
            <w:r w:rsidR="005512D7">
              <w:rPr>
                <w:noProof/>
                <w:webHidden/>
              </w:rPr>
              <w:instrText xml:space="preserve"> PAGEREF _Toc105511149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1F6559EF" w14:textId="46AFDDDF" w:rsidR="005512D7" w:rsidRDefault="00000000">
          <w:pPr>
            <w:pStyle w:val="TOC3"/>
            <w:tabs>
              <w:tab w:val="right" w:leader="dot" w:pos="9060"/>
            </w:tabs>
            <w:rPr>
              <w:rFonts w:eastAsiaTheme="minorEastAsia" w:cstheme="minorBidi"/>
              <w:noProof/>
              <w:lang w:eastAsia="is-IS"/>
            </w:rPr>
          </w:pPr>
          <w:hyperlink w:anchor="_Toc105511150" w:history="1">
            <w:r w:rsidR="005512D7" w:rsidRPr="00A43889">
              <w:rPr>
                <w:rStyle w:val="Hyperlink"/>
                <w:noProof/>
              </w:rPr>
              <w:t>Sérstakt landskjör, jöfnunarsæti á grundvelli samanlagðra atkvæða í kjördæmum og í landskjörinu</w:t>
            </w:r>
            <w:r w:rsidR="005512D7">
              <w:rPr>
                <w:noProof/>
                <w:webHidden/>
              </w:rPr>
              <w:tab/>
            </w:r>
            <w:r w:rsidR="005512D7">
              <w:rPr>
                <w:noProof/>
                <w:webHidden/>
              </w:rPr>
              <w:fldChar w:fldCharType="begin"/>
            </w:r>
            <w:r w:rsidR="005512D7">
              <w:rPr>
                <w:noProof/>
                <w:webHidden/>
              </w:rPr>
              <w:instrText xml:space="preserve"> PAGEREF _Toc105511150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0E37FA59" w14:textId="0716524D" w:rsidR="005512D7" w:rsidRDefault="00000000">
          <w:pPr>
            <w:pStyle w:val="TOC3"/>
            <w:tabs>
              <w:tab w:val="right" w:leader="dot" w:pos="9060"/>
            </w:tabs>
            <w:rPr>
              <w:rFonts w:eastAsiaTheme="minorEastAsia" w:cstheme="minorBidi"/>
              <w:noProof/>
              <w:lang w:eastAsia="is-IS"/>
            </w:rPr>
          </w:pPr>
          <w:hyperlink w:anchor="_Toc105511151" w:history="1">
            <w:r w:rsidR="005512D7" w:rsidRPr="00A43889">
              <w:rPr>
                <w:rStyle w:val="Hyperlink"/>
                <w:noProof/>
              </w:rPr>
              <w:t>Sérstakt landskjör, en engin jöfnunarsæti en landskjörið látið duga sem nokkra jöfnun</w:t>
            </w:r>
            <w:r w:rsidR="005512D7">
              <w:rPr>
                <w:noProof/>
                <w:webHidden/>
              </w:rPr>
              <w:tab/>
            </w:r>
            <w:r w:rsidR="005512D7">
              <w:rPr>
                <w:noProof/>
                <w:webHidden/>
              </w:rPr>
              <w:fldChar w:fldCharType="begin"/>
            </w:r>
            <w:r w:rsidR="005512D7">
              <w:rPr>
                <w:noProof/>
                <w:webHidden/>
              </w:rPr>
              <w:instrText xml:space="preserve"> PAGEREF _Toc105511151 \h </w:instrText>
            </w:r>
            <w:r w:rsidR="005512D7">
              <w:rPr>
                <w:noProof/>
                <w:webHidden/>
              </w:rPr>
            </w:r>
            <w:r w:rsidR="005512D7">
              <w:rPr>
                <w:noProof/>
                <w:webHidden/>
              </w:rPr>
              <w:fldChar w:fldCharType="separate"/>
            </w:r>
            <w:r w:rsidR="005512D7">
              <w:rPr>
                <w:noProof/>
                <w:webHidden/>
              </w:rPr>
              <w:t>29</w:t>
            </w:r>
            <w:r w:rsidR="005512D7">
              <w:rPr>
                <w:noProof/>
                <w:webHidden/>
              </w:rPr>
              <w:fldChar w:fldCharType="end"/>
            </w:r>
          </w:hyperlink>
        </w:p>
        <w:p w14:paraId="35CBE46D" w14:textId="148BD79D" w:rsidR="00A6161B" w:rsidRDefault="00A6161B" w:rsidP="00C552AF">
          <w:pPr>
            <w:spacing w:after="0"/>
          </w:pPr>
          <w:r>
            <w:rPr>
              <w:b/>
              <w:bCs/>
              <w:noProof/>
            </w:rPr>
            <w:fldChar w:fldCharType="end"/>
          </w:r>
        </w:p>
      </w:sdtContent>
    </w:sdt>
    <w:p w14:paraId="63BC0E13" w14:textId="7FA105A2" w:rsidR="00465314" w:rsidRPr="00F37649" w:rsidRDefault="00122298" w:rsidP="003B5627">
      <w:pPr>
        <w:pStyle w:val="Heading1"/>
      </w:pPr>
      <w:bookmarkStart w:id="1" w:name="_Toc105511112"/>
      <w:r w:rsidRPr="00F37649">
        <w:lastRenderedPageBreak/>
        <w:t>Inngangur</w:t>
      </w:r>
      <w:bookmarkEnd w:id="1"/>
    </w:p>
    <w:p w14:paraId="5B994C69" w14:textId="47AC095D" w:rsidR="00CB6014" w:rsidRPr="00A40500" w:rsidRDefault="00CB6014" w:rsidP="00E15CA6">
      <w:pPr>
        <w:pStyle w:val="Texti"/>
      </w:pPr>
      <w:r w:rsidRPr="00A40500">
        <w:t xml:space="preserve">Kosningahermirinn er hugbúnaður sem </w:t>
      </w:r>
      <w:r w:rsidR="003D1283" w:rsidRPr="00A40500">
        <w:t xml:space="preserve">einkum </w:t>
      </w:r>
      <w:r w:rsidR="00400407" w:rsidRPr="00A40500">
        <w:t xml:space="preserve">er </w:t>
      </w:r>
      <w:r w:rsidRPr="00A40500">
        <w:t>hugsaður til prófunar á kosningakerfum eins og í kosningum til þjóðþinga. Notandinn getur hannað sín eigin kerfi, eitt eða fleiri, kannað eiginleika þeirra og borið þau saman með ýmsum gæðamæli</w:t>
      </w:r>
      <w:r w:rsidRPr="00A40500">
        <w:softHyphen/>
        <w:t>kvörðum. Raða má saman margvíslegum gerðum kjördæma og jafnvel landskjöri. Þingsætum má skipta að vild milli kjördæma og í kjördæmis- og jöfnunarsæti. Velja má á milli þekktra úthlutunarreglna, setja þröskulda bæði í kjördæmum og á landsvísu, en ekki síst prófa margvíslegar útfærslur á útdeilingu jöfnunarsæta til listanna. Gildandi lög um kosningar til Alþingis standa notendum til boða auk ýmissa tilbrigða við þau svo og hugmyndir um ný kerfi. Notandinn getur vistað lýsingu á kosningakerfum þeim sem hann setur saman til síðari notkunar. Herminn má enn fremur nota við könnun á einfaldari kerfum</w:t>
      </w:r>
      <w:del w:id="2" w:author="Kristján Jónasson - HI" w:date="2022-06-25T09:24:00Z">
        <w:r w:rsidRPr="00A40500" w:rsidDel="004142CF">
          <w:delText>,</w:delText>
        </w:r>
      </w:del>
      <w:r w:rsidRPr="00A40500">
        <w:t xml:space="preserve"> svo sem við kosningar til sveitarstjórna.</w:t>
      </w:r>
    </w:p>
    <w:p w14:paraId="23154431" w14:textId="3B1A7B68" w:rsidR="00CB6014" w:rsidRPr="006F00F0" w:rsidRDefault="00CB6014" w:rsidP="00E15CA6">
      <w:pPr>
        <w:pStyle w:val="Texti"/>
      </w:pPr>
      <w:r w:rsidRPr="006F00F0">
        <w:t>Prófun kerfanna fer þannig fram að k</w:t>
      </w:r>
      <w:ins w:id="3" w:author="Kristján Jónasson - HI" w:date="2022-06-25T09:25:00Z">
        <w:r w:rsidR="004142CF">
          <w:t>ölluð</w:t>
        </w:r>
      </w:ins>
      <w:del w:id="4" w:author="Kristján Jónasson - HI" w:date="2022-06-25T09:25:00Z">
        <w:r w:rsidRPr="006F00F0" w:rsidDel="004142CF">
          <w:delText>allaðar</w:delText>
        </w:r>
      </w:del>
      <w:r w:rsidRPr="006F00F0">
        <w:t xml:space="preserve"> eru fram með hermun fjölmörg kosningaúrslit og sætum úthlutað á grundvelli þeirra. </w:t>
      </w:r>
      <w:r>
        <w:t>Fjöldi hermana er að vali notandans.</w:t>
      </w:r>
    </w:p>
    <w:p w14:paraId="01E5E2CC" w14:textId="4D82B88F" w:rsidR="00CB6014" w:rsidRPr="006F00F0" w:rsidRDefault="00CB6014" w:rsidP="00E15CA6">
      <w:pPr>
        <w:pStyle w:val="Texti"/>
      </w:pPr>
      <w:r>
        <w:t xml:space="preserve">Útgangspunktur hermananna </w:t>
      </w:r>
      <w:ins w:id="5" w:author="Kristján Jónasson - HI" w:date="2022-06-25T09:26:00Z">
        <w:r w:rsidR="004142CF">
          <w:t>geta verið</w:t>
        </w:r>
      </w:ins>
      <w:del w:id="6" w:author="Kristján Jónasson - HI" w:date="2022-06-25T09:26:00Z">
        <w:r w:rsidDel="004142CF">
          <w:delText>eru</w:delText>
        </w:r>
      </w:del>
      <w:r w:rsidRPr="006F00F0">
        <w:t xml:space="preserve"> </w:t>
      </w:r>
      <w:ins w:id="7" w:author="Kristján Jónasson - HI" w:date="2022-06-25T09:30:00Z">
        <w:r w:rsidR="00C150B7">
          <w:t>tiltekin</w:t>
        </w:r>
      </w:ins>
      <w:del w:id="8" w:author="Kristján Jónasson - HI" w:date="2022-06-25T09:30:00Z">
        <w:r w:rsidDel="00C150B7">
          <w:delText>tiltekin</w:delText>
        </w:r>
      </w:del>
      <w:r w:rsidRPr="006F00F0">
        <w:t xml:space="preserve"> kosningaúrslit</w:t>
      </w:r>
      <w:ins w:id="9" w:author="Kristján Jónasson - HI" w:date="2022-06-25T09:30:00Z">
        <w:r w:rsidR="00C150B7">
          <w:t>,</w:t>
        </w:r>
      </w:ins>
      <w:del w:id="10" w:author="Kristján Jónasson - HI" w:date="2022-06-25T09:26:00Z">
        <w:r w:rsidRPr="006F00F0" w:rsidDel="004142CF">
          <w:delText>,</w:delText>
        </w:r>
      </w:del>
      <w:ins w:id="11" w:author="Kristján Jónasson - HI" w:date="2022-06-25T09:26:00Z">
        <w:r w:rsidR="004142CF">
          <w:t xml:space="preserve"> eða tilbúin </w:t>
        </w:r>
      </w:ins>
      <w:ins w:id="12" w:author="Kristján Jónasson - HI" w:date="2022-06-25T09:30:00Z">
        <w:r w:rsidR="00C150B7">
          <w:t xml:space="preserve">úrslit </w:t>
        </w:r>
      </w:ins>
      <w:ins w:id="13" w:author="Kristján Jónasson - HI" w:date="2022-06-25T09:26:00Z">
        <w:r w:rsidR="004142CF">
          <w:t>til dæmis</w:t>
        </w:r>
      </w:ins>
      <w:del w:id="14" w:author="Kristján Jónasson - HI" w:date="2022-06-25T09:26:00Z">
        <w:r w:rsidRPr="006F00F0" w:rsidDel="004142CF">
          <w:delText xml:space="preserve"> raunveruleg eða tilbú</w:delText>
        </w:r>
        <w:r w:rsidDel="004142CF">
          <w:delText>in</w:delText>
        </w:r>
        <w:r w:rsidRPr="006F00F0" w:rsidDel="004142CF">
          <w:delText>, svo sem</w:delText>
        </w:r>
      </w:del>
      <w:r w:rsidRPr="006F00F0">
        <w:t xml:space="preserve"> niðurstöðu</w:t>
      </w:r>
      <w:r>
        <w:t>r</w:t>
      </w:r>
      <w:r w:rsidRPr="006F00F0">
        <w:t xml:space="preserve"> úr skoð</w:t>
      </w:r>
      <w:r>
        <w:softHyphen/>
      </w:r>
      <w:r w:rsidRPr="006F00F0">
        <w:t>ana</w:t>
      </w:r>
      <w:r>
        <w:softHyphen/>
      </w:r>
      <w:r w:rsidRPr="006F00F0">
        <w:t>könnunum. Slík grunnúrslit mynda væntigildi hinna hermdu úrslita.</w:t>
      </w:r>
      <w:del w:id="15" w:author="Kristján Jónasson - HI" w:date="2022-06-25T09:27:00Z">
        <w:r w:rsidRPr="006F00F0" w:rsidDel="004142CF">
          <w:delText xml:space="preserve">  </w:delText>
        </w:r>
      </w:del>
      <w:ins w:id="16" w:author="Kristján Jónasson - HI" w:date="2022-06-25T09:27:00Z">
        <w:r w:rsidR="004142CF">
          <w:t xml:space="preserve"> </w:t>
        </w:r>
      </w:ins>
      <w:r w:rsidRPr="006F00F0">
        <w:t xml:space="preserve">Í þessu skyni </w:t>
      </w:r>
      <w:r>
        <w:t>geta notendur valið úr</w:t>
      </w:r>
      <w:r w:rsidRPr="006F00F0">
        <w:t xml:space="preserve"> úrslit</w:t>
      </w:r>
      <w:r>
        <w:t>um</w:t>
      </w:r>
      <w:r w:rsidRPr="006F00F0">
        <w:t xml:space="preserve"> </w:t>
      </w:r>
      <w:r>
        <w:t>allra</w:t>
      </w:r>
      <w:r w:rsidRPr="006F00F0">
        <w:t xml:space="preserve"> Alþingisþingkosning</w:t>
      </w:r>
      <w:r>
        <w:t xml:space="preserve">a </w:t>
      </w:r>
      <w:r w:rsidRPr="006F00F0">
        <w:t>á þessari öld auk ýmissa annar</w:t>
      </w:r>
      <w:r>
        <w:t>r</w:t>
      </w:r>
      <w:r w:rsidRPr="006F00F0">
        <w:t>a, en geta sjálfir breytt þeim í ein</w:t>
      </w:r>
      <w:r>
        <w:softHyphen/>
      </w:r>
      <w:r w:rsidRPr="006F00F0">
        <w:t xml:space="preserve">stökum atriðum. Auk grunnúrslitanna, væntigildanna, tilgreini notandinn hvað hann vill hafa mikla dreifingu á þessum tilbúnu úrslitum. Það gerir hann með því að velja fráviksstuðull (e. coefficient of variation). </w:t>
      </w:r>
      <w:ins w:id="17" w:author="Kristján Jónasson - HI" w:date="2022-06-25T09:31:00Z">
        <w:r w:rsidR="00C150B7">
          <w:t>Einnig</w:t>
        </w:r>
      </w:ins>
      <w:del w:id="18" w:author="Kristján Jónasson - HI" w:date="2022-06-25T09:31:00Z">
        <w:r w:rsidDel="00C150B7">
          <w:delText>Þá</w:delText>
        </w:r>
      </w:del>
      <w:r>
        <w:t xml:space="preserve"> getur hann valið milli nokkurra dreifireglna.</w:t>
      </w:r>
    </w:p>
    <w:p w14:paraId="38C836CC" w14:textId="4987E643" w:rsidR="00CB6014" w:rsidDel="00C150B7" w:rsidRDefault="00CB6014" w:rsidP="00E15CA6">
      <w:pPr>
        <w:pStyle w:val="Texti"/>
        <w:rPr>
          <w:del w:id="19" w:author="Kristján Jónasson - HI" w:date="2022-06-25T09:29:00Z"/>
        </w:rPr>
      </w:pPr>
      <w:r w:rsidRPr="006F00F0">
        <w:t>Niðurstöður úr herminum sýna meðaltöl af úthlutun þingsæta, bæði til einstakra lista og til flokka</w:t>
      </w:r>
      <w:r>
        <w:t>,</w:t>
      </w:r>
      <w:r w:rsidRPr="006F00F0">
        <w:t xml:space="preserve"> fyrir hvert þeirra kerfa sem til skoðunar er. Enn fremur fást staðalfrávik þessara talna</w:t>
      </w:r>
      <w:r>
        <w:t xml:space="preserve"> svo og 95% vikmörk</w:t>
      </w:r>
      <w:r w:rsidRPr="006F00F0">
        <w:t>. Hermirinn skilar ýmsum mæli</w:t>
      </w:r>
      <w:r>
        <w:softHyphen/>
      </w:r>
      <w:r w:rsidRPr="006F00F0">
        <w:t>kvörðum á eiginleikum hvers prófaðs kerfis og gerir þannig kleift að bera þau saman og meta með þeim hætti hvort eitt sé öðru fremra á einum eða fleiri gæðamælikvörðum. Meðal þess sem bera má saman er hvort þingsæti skiptast í heild sinni hlutfallslega eðlilega á milli flokka.</w:t>
      </w:r>
      <w:r>
        <w:t xml:space="preserve"> </w:t>
      </w:r>
      <w:r w:rsidRPr="006F00F0">
        <w:t>Auk þessara tölfræðilegu niðurstaðna birtist sundurliðun á úthlutun þingsæta á grundvelli grunnúrslitanna sérstaklega.</w:t>
      </w:r>
      <w:r>
        <w:t xml:space="preserve"> </w:t>
      </w:r>
      <w:r w:rsidRPr="006F00F0">
        <w:t>Niðurstöður birtast á vefsíðunni sjálfri en auk þess má hlaða niður Excel-skjali með ítarlegri upplýsingum.</w:t>
      </w:r>
    </w:p>
    <w:p w14:paraId="5225D280" w14:textId="77777777" w:rsidR="00824E1D" w:rsidRDefault="00824E1D" w:rsidP="00E15CA6">
      <w:pPr>
        <w:pStyle w:val="Texti"/>
      </w:pPr>
    </w:p>
    <w:p w14:paraId="5CDD8CBE" w14:textId="77777777" w:rsidR="00C150B7" w:rsidRDefault="00232036" w:rsidP="00E15CA6">
      <w:pPr>
        <w:pStyle w:val="Texti"/>
        <w:rPr>
          <w:ins w:id="20" w:author="Kristján Jónasson - HI" w:date="2022-06-25T09:34:00Z"/>
        </w:rPr>
      </w:pPr>
      <w:r>
        <w:t xml:space="preserve">Í kjördæmskiptum kosningakerfum er víða lagt kapp á hlutfallslega sem jafnasta skiptingu þingsæta milli flokka. Í því skyni eru </w:t>
      </w:r>
      <w:del w:id="21" w:author="Kristján Jónasson - HI" w:date="2022-06-25T09:32:00Z">
        <w:r w:rsidDel="00C150B7">
          <w:delText xml:space="preserve">í þessu skyni </w:delText>
        </w:r>
      </w:del>
      <w:r>
        <w:t>höfð jöfnunarsæt</w:t>
      </w:r>
      <w:ins w:id="22" w:author="Kristján Jónasson - HI" w:date="2022-06-25T09:32:00Z">
        <w:r w:rsidR="00C150B7">
          <w:t>i</w:t>
        </w:r>
      </w:ins>
      <w:del w:id="23" w:author="Kristján Jónasson - HI" w:date="2022-06-25T09:32:00Z">
        <w:r w:rsidDel="00C150B7">
          <w:delText>um</w:delText>
        </w:r>
      </w:del>
      <w:r>
        <w:t xml:space="preserve"> til viðbótar við kjördæmissæti. </w:t>
      </w:r>
      <w:moveFromRangeStart w:id="24" w:author="Kristján Jónasson - HI" w:date="2022-06-25T09:33:00Z" w:name="move107042008"/>
      <w:moveFrom w:id="25" w:author="Kristján Jónasson - HI" w:date="2022-06-25T09:33:00Z">
        <w:r w:rsidDel="00C150B7">
          <w:t xml:space="preserve">Fyrirkomulag úthlutunar jöfnunarsæta er einnatt vandasamasti þátturinn í hönnun slíkra kerfi. </w:t>
        </w:r>
      </w:moveFrom>
      <w:moveFromRangeEnd w:id="24"/>
      <w:r>
        <w:t xml:space="preserve">Svo hefur verið á Íslandi allt frá því jöfunarákvæði voru tekin upp í stjórnarskrá og lög um kosningar til Alþingis 1934. </w:t>
      </w:r>
    </w:p>
    <w:p w14:paraId="45914287" w14:textId="1DD52B9C" w:rsidR="00232036" w:rsidDel="00C150B7" w:rsidRDefault="00C150B7" w:rsidP="00554826">
      <w:pPr>
        <w:pStyle w:val="Texti"/>
        <w:rPr>
          <w:del w:id="26" w:author="Kristján Jónasson - HI" w:date="2022-06-25T09:34:00Z"/>
        </w:rPr>
      </w:pPr>
      <w:moveToRangeStart w:id="27" w:author="Kristján Jónasson - HI" w:date="2022-06-25T09:33:00Z" w:name="move107042008"/>
      <w:moveTo w:id="28" w:author="Kristján Jónasson - HI" w:date="2022-06-25T09:33:00Z">
        <w:r>
          <w:t>Fyrirkomulag úthlutunar jöfnunarsæta er einnatt vandasamasti þátturinn í hönnun</w:t>
        </w:r>
        <w:del w:id="29" w:author="Kristján Jónasson - HI" w:date="2022-06-25T09:35:00Z">
          <w:r w:rsidDel="00931242">
            <w:delText xml:space="preserve"> slíkra</w:delText>
          </w:r>
        </w:del>
        <w:r>
          <w:t xml:space="preserve"> kerf</w:t>
        </w:r>
      </w:moveTo>
      <w:ins w:id="30" w:author="Kristján Jónasson - HI" w:date="2022-06-25T09:35:00Z">
        <w:r w:rsidR="00931242">
          <w:t>ann</w:t>
        </w:r>
      </w:ins>
      <w:ins w:id="31" w:author="Kristján Jónasson - HI" w:date="2022-06-25T09:36:00Z">
        <w:r w:rsidR="00931242">
          <w:t>a</w:t>
        </w:r>
      </w:ins>
      <w:moveTo w:id="32" w:author="Kristján Jónasson - HI" w:date="2022-06-25T09:33:00Z">
        <w:del w:id="33" w:author="Kristján Jónasson - HI" w:date="2022-06-25T09:35:00Z">
          <w:r w:rsidDel="00931242">
            <w:delText>i</w:delText>
          </w:r>
        </w:del>
      </w:moveTo>
      <w:ins w:id="34" w:author="Kristján Jónasson - HI" w:date="2022-06-25T09:34:00Z">
        <w:r>
          <w:t>, og er hermirinn</w:t>
        </w:r>
      </w:ins>
      <w:moveTo w:id="35" w:author="Kristján Jónasson - HI" w:date="2022-06-25T09:33:00Z">
        <w:del w:id="36" w:author="Kristján Jónasson - HI" w:date="2022-06-25T09:34:00Z">
          <w:r w:rsidDel="00C150B7">
            <w:delText>.</w:delText>
          </w:r>
        </w:del>
      </w:moveTo>
      <w:moveToRangeEnd w:id="27"/>
    </w:p>
    <w:p w14:paraId="70B1FCBF" w14:textId="6083F6FB" w:rsidR="00232036" w:rsidDel="00C150B7" w:rsidRDefault="00232036" w:rsidP="00554826">
      <w:pPr>
        <w:pStyle w:val="Texti"/>
        <w:rPr>
          <w:del w:id="37" w:author="Kristján Jónasson - HI" w:date="2022-06-25T09:29:00Z"/>
        </w:rPr>
      </w:pPr>
      <w:del w:id="38" w:author="Kristján Jónasson - HI" w:date="2022-06-25T09:34:00Z">
        <w:r w:rsidDel="00C150B7">
          <w:delText>Kosningahermirinn er</w:delText>
        </w:r>
      </w:del>
      <w:r>
        <w:t xml:space="preserve"> einkum hugsaður til könnunar á mi</w:t>
      </w:r>
      <w:r w:rsidR="00824E1D">
        <w:t>s</w:t>
      </w:r>
      <w:r>
        <w:t xml:space="preserve">munandi </w:t>
      </w:r>
      <w:ins w:id="39" w:author="Kristján Jónasson - HI" w:date="2022-06-25T09:35:00Z">
        <w:r w:rsidR="00931242">
          <w:t>leiðum til slí</w:t>
        </w:r>
      </w:ins>
      <w:ins w:id="40" w:author="Kristján Jónasson - HI" w:date="2022-06-25T09:36:00Z">
        <w:r w:rsidR="00931242">
          <w:t>k</w:t>
        </w:r>
      </w:ins>
      <w:ins w:id="41" w:author="Kristján Jónasson - HI" w:date="2022-06-25T09:35:00Z">
        <w:r w:rsidR="00931242">
          <w:t>rar</w:t>
        </w:r>
      </w:ins>
      <w:ins w:id="42" w:author="Kristján Jónasson - HI" w:date="2022-06-25T09:36:00Z">
        <w:r w:rsidR="00931242">
          <w:t xml:space="preserve"> úthlutunar</w:t>
        </w:r>
      </w:ins>
      <w:del w:id="43" w:author="Kristján Jónasson - HI" w:date="2022-06-25T09:35:00Z">
        <w:r w:rsidDel="00931242">
          <w:delText>gerðum</w:delText>
        </w:r>
      </w:del>
      <w:del w:id="44" w:author="Kristján Jónasson - HI" w:date="2022-06-25T09:36:00Z">
        <w:r w:rsidDel="00931242">
          <w:delText xml:space="preserve"> jöfnunarsætakerfa</w:delText>
        </w:r>
      </w:del>
      <w:r>
        <w:t>. Útgangspunkturinn er að sætin séu bundin kjördæmunum og tala þeirra í hverju</w:t>
      </w:r>
      <w:ins w:id="45" w:author="Kristján Jónasson - HI" w:date="2022-06-25T09:37:00Z">
        <w:r w:rsidR="00931242">
          <w:t xml:space="preserve"> kjördæmi</w:t>
        </w:r>
      </w:ins>
      <w:del w:id="46" w:author="Kristján Jónasson - HI" w:date="2022-06-25T09:37:00Z">
        <w:r w:rsidDel="00931242">
          <w:delText xml:space="preserve"> þeirra</w:delText>
        </w:r>
      </w:del>
      <w:r>
        <w:t xml:space="preserve"> sé lögbundin. Í viðauka við þessar leiðbeiningar er þó vikið að því hvernig hafa má nokkurn sveigjaleika í þeim efnum. Stefnt er að því í síð</w:t>
      </w:r>
      <w:del w:id="47" w:author="Kristján Jónasson - HI" w:date="2022-06-25T09:37:00Z">
        <w:r w:rsidDel="00931242">
          <w:delText>a</w:delText>
        </w:r>
      </w:del>
      <w:r>
        <w:t>ari gerðum hermisins að auka þar enn á möguleikana, svo sem með því að jöfnunarsætum sé skipað á landslista af einhverju tagi. Þegar í núveran</w:t>
      </w:r>
      <w:r w:rsidR="00824E1D">
        <w:t>d</w:t>
      </w:r>
      <w:r>
        <w:t>i gerð er það að nokkru mögulegt.</w:t>
      </w:r>
      <w:r w:rsidR="00F63434">
        <w:t xml:space="preserve"> </w:t>
      </w:r>
    </w:p>
    <w:p w14:paraId="4543935E" w14:textId="4C795FE7" w:rsidR="006B3ACF" w:rsidRDefault="006B3ACF" w:rsidP="00C150B7">
      <w:pPr>
        <w:pStyle w:val="Texti"/>
      </w:pPr>
    </w:p>
    <w:p w14:paraId="388A8536" w14:textId="30E8D7A0" w:rsidR="006B3ACF" w:rsidDel="007D557A" w:rsidRDefault="006B3ACF" w:rsidP="00E15CA6">
      <w:pPr>
        <w:pStyle w:val="Texti"/>
        <w:rPr>
          <w:del w:id="48" w:author="Kristján Jónasson - HI" w:date="2022-06-27T12:58:00Z"/>
        </w:rPr>
      </w:pPr>
      <w:r>
        <w:t>Leiðbeiningar þessar og lýsing miðast við útgáfu</w:t>
      </w:r>
      <w:ins w:id="49" w:author="Kristján Jónasson - HI" w:date="2022-06-25T09:38:00Z">
        <w:r w:rsidR="00931242">
          <w:t xml:space="preserve"> xxxx</w:t>
        </w:r>
      </w:ins>
      <w:r>
        <w:t xml:space="preserve"> </w:t>
      </w:r>
      <w:r w:rsidRPr="006B3ACF">
        <w:rPr>
          <w:highlight w:val="yellow"/>
        </w:rPr>
        <w:t xml:space="preserve">2.13 (beta) af </w:t>
      </w:r>
      <w:r w:rsidRPr="006B3ACF">
        <w:rPr>
          <w:i/>
          <w:iCs/>
          <w:highlight w:val="yellow"/>
        </w:rPr>
        <w:t>Kosningaherminum</w:t>
      </w:r>
      <w:r w:rsidRPr="006B3ACF">
        <w:rPr>
          <w:highlight w:val="yellow"/>
        </w:rPr>
        <w:t>, dags. 2022-03-0</w:t>
      </w:r>
      <w:del w:id="50" w:author="Kristján Jónasson - HI" w:date="2022-06-27T12:59:00Z">
        <w:r w:rsidRPr="006B3ACF" w:rsidDel="007D557A">
          <w:rPr>
            <w:highlight w:val="yellow"/>
          </w:rPr>
          <w:delText>2</w:delText>
        </w:r>
        <w:r w:rsidDel="007D557A">
          <w:delText>.</w:delText>
        </w:r>
      </w:del>
    </w:p>
    <w:p w14:paraId="3BDFF6D5" w14:textId="77777777" w:rsidR="007D557A" w:rsidRDefault="007D557A" w:rsidP="00E15CA6">
      <w:pPr>
        <w:pStyle w:val="Texti"/>
      </w:pPr>
    </w:p>
    <w:p w14:paraId="1DB6A1FE" w14:textId="3525471A" w:rsidR="00D107C6" w:rsidRDefault="00D107C6" w:rsidP="003B5627">
      <w:pPr>
        <w:pStyle w:val="Heading1"/>
      </w:pPr>
      <w:bookmarkStart w:id="51" w:name="_Toc105511113"/>
      <w:r>
        <w:lastRenderedPageBreak/>
        <w:t>Heildarviðmót hermisins</w:t>
      </w:r>
      <w:bookmarkEnd w:id="51"/>
    </w:p>
    <w:p w14:paraId="300D720C" w14:textId="53073CA0" w:rsidR="00B931B2" w:rsidDel="00931242" w:rsidRDefault="00404D45" w:rsidP="00E15CA6">
      <w:pPr>
        <w:pStyle w:val="Texti"/>
        <w:rPr>
          <w:del w:id="52" w:author="Kristján Jónasson - HI" w:date="2022-06-25T09:39:00Z"/>
        </w:rPr>
      </w:pPr>
      <w:r w:rsidRPr="001C3EF4">
        <w:t>Allt viðmót hermisins er á ensku</w:t>
      </w:r>
      <w:del w:id="53" w:author="Kristján Jónasson - HI" w:date="2022-06-25T09:38:00Z">
        <w:r w:rsidRPr="001C3EF4" w:rsidDel="00931242">
          <w:delText>,</w:delText>
        </w:r>
      </w:del>
      <w:r w:rsidRPr="001C3EF4">
        <w:t xml:space="preserve"> enn sem komið er</w:t>
      </w:r>
      <w:ins w:id="54" w:author="Kristján Jónasson - HI" w:date="2022-06-25T09:39:00Z">
        <w:r w:rsidR="00931242">
          <w:t xml:space="preserve"> og í</w:t>
        </w:r>
      </w:ins>
      <w:del w:id="55" w:author="Kristján Jónasson - HI" w:date="2022-06-25T09:39:00Z">
        <w:r w:rsidRPr="001C3EF4" w:rsidDel="00931242">
          <w:delText>.</w:delText>
        </w:r>
      </w:del>
      <w:r w:rsidRPr="001C3EF4">
        <w:t xml:space="preserve"> </w:t>
      </w:r>
      <w:ins w:id="56" w:author="Kristján Jónasson - HI" w:date="2022-06-25T09:39:00Z">
        <w:r w:rsidR="00931242">
          <w:t>þessum l</w:t>
        </w:r>
      </w:ins>
      <w:del w:id="57" w:author="Kristján Jónasson - HI" w:date="2022-06-25T09:39:00Z">
        <w:r w:rsidRPr="00A97120" w:rsidDel="00931242">
          <w:delText>L</w:delText>
        </w:r>
      </w:del>
      <w:r w:rsidRPr="00A97120">
        <w:t xml:space="preserve">eiðbeiningar </w:t>
      </w:r>
      <w:del w:id="58" w:author="Kristján Jónasson - HI" w:date="2022-06-25T09:39:00Z">
        <w:r w:rsidRPr="00A97120" w:rsidDel="00931242">
          <w:delText xml:space="preserve">þessar </w:delText>
        </w:r>
      </w:del>
      <w:r w:rsidRPr="00A97120">
        <w:t>eru settar fram</w:t>
      </w:r>
      <w:ins w:id="59" w:author="Kristján Jónasson - HI" w:date="2022-06-25T09:39:00Z">
        <w:r w:rsidR="00931242">
          <w:t xml:space="preserve"> þýðingar og </w:t>
        </w:r>
      </w:ins>
      <w:del w:id="60" w:author="Kristján Jónasson - HI" w:date="2022-06-25T09:39:00Z">
        <w:r w:rsidRPr="00A97120" w:rsidDel="00931242">
          <w:delText xml:space="preserve"> með þýðingum og lýsingum </w:delText>
        </w:r>
      </w:del>
      <w:r w:rsidRPr="00A97120">
        <w:t>á þeim ensku hugtökum sem fram koma á</w:t>
      </w:r>
      <w:ins w:id="61" w:author="Kristján Jónasson - HI" w:date="2022-06-27T13:03:00Z">
        <w:r w:rsidR="007D557A">
          <w:t xml:space="preserve"> flipum eða </w:t>
        </w:r>
      </w:ins>
      <w:r w:rsidRPr="00A97120">
        <w:t xml:space="preserve"> </w:t>
      </w:r>
      <w:del w:id="62" w:author="Kristján Jónasson - HI" w:date="2022-06-25T09:39:00Z">
        <w:r w:rsidRPr="00A97120" w:rsidDel="00931242">
          <w:delText xml:space="preserve">hinum </w:delText>
        </w:r>
      </w:del>
      <w:ins w:id="63" w:author="Kristján Jónasson - HI" w:date="2022-06-25T09:38:00Z">
        <w:r w:rsidR="00931242">
          <w:t>skjámyndum</w:t>
        </w:r>
      </w:ins>
      <w:ins w:id="64" w:author="Kristján Jónasson - HI" w:date="2022-06-25T09:39:00Z">
        <w:r w:rsidR="00931242">
          <w:t xml:space="preserve"> hans</w:t>
        </w:r>
      </w:ins>
      <w:del w:id="65" w:author="Kristján Jónasson - HI" w:date="2022-06-25T09:39:00Z">
        <w:r w:rsidRPr="00A97120" w:rsidDel="00931242">
          <w:delText>einstökum síðum vefskjalsins</w:delText>
        </w:r>
      </w:del>
      <w:r w:rsidRPr="00A97120">
        <w:t>.</w:t>
      </w:r>
      <w:del w:id="66" w:author="Kristján Jónasson - HI" w:date="2022-06-25T09:39:00Z">
        <w:r w:rsidR="00D53670" w:rsidDel="00931242">
          <w:delText xml:space="preserve"> </w:delText>
        </w:r>
      </w:del>
    </w:p>
    <w:p w14:paraId="7CF31E57" w14:textId="1ED7247C" w:rsidR="00B04942" w:rsidRDefault="00931242" w:rsidP="00E15CA6">
      <w:pPr>
        <w:pStyle w:val="Texti"/>
        <w:rPr>
          <w:noProof/>
        </w:rPr>
      </w:pPr>
      <w:ins w:id="67" w:author="Kristján Jónasson - HI" w:date="2022-06-25T09:39:00Z">
        <w:r>
          <w:t xml:space="preserve"> </w:t>
        </w:r>
      </w:ins>
      <w:r w:rsidR="00504D2B">
        <w:t xml:space="preserve">Inn á milli er skotið </w:t>
      </w:r>
      <w:ins w:id="68" w:author="Kristján Jónasson - HI" w:date="2022-06-25T09:40:00Z">
        <w:r>
          <w:t xml:space="preserve">inn </w:t>
        </w:r>
      </w:ins>
      <w:del w:id="69" w:author="Kristján Jónasson - HI" w:date="2022-06-25T09:40:00Z">
        <w:r w:rsidR="00BB6CB1" w:rsidDel="00931242">
          <w:delText xml:space="preserve">í </w:delText>
        </w:r>
        <w:r w:rsidR="00AF5E5A" w:rsidDel="00931242">
          <w:delText>þessar leiðbeiningar</w:delText>
        </w:r>
        <w:r w:rsidR="00BB6CB1" w:rsidDel="00931242">
          <w:delText xml:space="preserve"> </w:delText>
        </w:r>
      </w:del>
      <w:r w:rsidR="00BB6CB1">
        <w:t xml:space="preserve">nauðsynlegum skýringum þótt </w:t>
      </w:r>
      <w:r w:rsidR="00D53670">
        <w:t>þeirra sjái ekki stað í enska textanum</w:t>
      </w:r>
      <w:r w:rsidR="00B931B2">
        <w:t xml:space="preserve">. </w:t>
      </w:r>
      <w:ins w:id="70" w:author="Kristján Jónasson - HI" w:date="2022-06-25T09:40:00Z">
        <w:r w:rsidR="00D7351E">
          <w:t xml:space="preserve">Í flestum skjámyndunum </w:t>
        </w:r>
      </w:ins>
      <w:del w:id="71" w:author="Kristján Jónasson - HI" w:date="2022-06-25T09:40:00Z">
        <w:r w:rsidR="00740B12" w:rsidRPr="00A97120" w:rsidDel="00D7351E">
          <w:delText xml:space="preserve">Við flesta flipa </w:delText>
        </w:r>
        <w:r w:rsidR="00740B12" w:rsidDel="00D7351E">
          <w:delText xml:space="preserve">á síðum hermisins </w:delText>
        </w:r>
      </w:del>
      <w:r w:rsidR="00740B12" w:rsidRPr="00A97120">
        <w:t xml:space="preserve">er unnt að fá </w:t>
      </w:r>
      <w:r w:rsidR="00AF5E5A">
        <w:t xml:space="preserve">nokkrar </w:t>
      </w:r>
      <w:r w:rsidR="00740B12" w:rsidRPr="00A97120">
        <w:t>skýring</w:t>
      </w:r>
      <w:r w:rsidR="00740B12">
        <w:t>ar</w:t>
      </w:r>
      <w:r w:rsidR="00740B12" w:rsidRPr="00A97120">
        <w:t xml:space="preserve"> á ensku með því að fara með bendlinum á viðkomandi fyrirsögn; </w:t>
      </w:r>
      <w:r w:rsidR="00122298">
        <w:t>dæmi</w:t>
      </w:r>
      <w:r w:rsidR="00740B12" w:rsidRPr="00A97120">
        <w:t>:</w:t>
      </w:r>
      <w:r w:rsidR="00740B12" w:rsidRPr="00A97120">
        <w:rPr>
          <w:noProof/>
        </w:rPr>
        <w:t xml:space="preserve"> </w:t>
      </w:r>
    </w:p>
    <w:p w14:paraId="69AE290C" w14:textId="77777777" w:rsidR="00B04942" w:rsidRDefault="00B04942" w:rsidP="00E15CA6">
      <w:pPr>
        <w:pStyle w:val="Texti"/>
        <w:rPr>
          <w:noProof/>
        </w:rPr>
      </w:pPr>
      <w:r w:rsidRPr="00A97120">
        <w:rPr>
          <w:noProof/>
        </w:rPr>
        <w:drawing>
          <wp:inline distT="0" distB="0" distL="0" distR="0" wp14:anchorId="7F91E27E" wp14:editId="77CC713B">
            <wp:extent cx="762000" cy="298450"/>
            <wp:effectExtent l="0" t="0" r="0" b="6350"/>
            <wp:docPr id="97" name="Picture 9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8" cstate="print">
                      <a:extLst>
                        <a:ext uri="{28A0092B-C50C-407E-A947-70E740481C1C}">
                          <a14:useLocalDpi xmlns:a14="http://schemas.microsoft.com/office/drawing/2010/main" val="0"/>
                        </a:ext>
                      </a:extLst>
                    </a:blip>
                    <a:srcRect l="51607" t="22736" r="45770" b="73612"/>
                    <a:stretch/>
                  </pic:blipFill>
                  <pic:spPr bwMode="auto">
                    <a:xfrm>
                      <a:off x="0" y="0"/>
                      <a:ext cx="762000" cy="298450"/>
                    </a:xfrm>
                    <a:prstGeom prst="rect">
                      <a:avLst/>
                    </a:prstGeom>
                    <a:ln>
                      <a:noFill/>
                    </a:ln>
                    <a:extLst>
                      <a:ext uri="{53640926-AAD7-44D8-BBD7-CCE9431645EC}">
                        <a14:shadowObscured xmlns:a14="http://schemas.microsoft.com/office/drawing/2010/main"/>
                      </a:ext>
                    </a:extLst>
                  </pic:spPr>
                </pic:pic>
              </a:graphicData>
            </a:graphic>
          </wp:inline>
        </w:drawing>
      </w:r>
    </w:p>
    <w:p w14:paraId="55301E4D" w14:textId="078DE59B" w:rsidR="00C50837" w:rsidRDefault="00C50837" w:rsidP="00E15CA6">
      <w:pPr>
        <w:pStyle w:val="Texti"/>
      </w:pPr>
      <w:r w:rsidRPr="00A97120">
        <w:rPr>
          <w:noProof/>
        </w:rPr>
        <w:drawing>
          <wp:inline distT="0" distB="0" distL="0" distR="0" wp14:anchorId="1F7CE517" wp14:editId="18581E44">
            <wp:extent cx="1517650" cy="596900"/>
            <wp:effectExtent l="0" t="0" r="6350" b="0"/>
            <wp:docPr id="96" name="Picture 9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8" cstate="print">
                      <a:extLst>
                        <a:ext uri="{28A0092B-C50C-407E-A947-70E740481C1C}">
                          <a14:useLocalDpi xmlns:a14="http://schemas.microsoft.com/office/drawing/2010/main" val="0"/>
                        </a:ext>
                      </a:extLst>
                    </a:blip>
                    <a:srcRect l="50645" t="26621" r="44131" b="66075"/>
                    <a:stretch/>
                  </pic:blipFill>
                  <pic:spPr bwMode="auto">
                    <a:xfrm>
                      <a:off x="0" y="0"/>
                      <a:ext cx="1517650" cy="596900"/>
                    </a:xfrm>
                    <a:prstGeom prst="rect">
                      <a:avLst/>
                    </a:prstGeom>
                    <a:ln>
                      <a:noFill/>
                    </a:ln>
                    <a:extLst>
                      <a:ext uri="{53640926-AAD7-44D8-BBD7-CCE9431645EC}">
                        <a14:shadowObscured xmlns:a14="http://schemas.microsoft.com/office/drawing/2010/main"/>
                      </a:ext>
                    </a:extLst>
                  </pic:spPr>
                </pic:pic>
              </a:graphicData>
            </a:graphic>
          </wp:inline>
        </w:drawing>
      </w:r>
    </w:p>
    <w:p w14:paraId="2473AEFA" w14:textId="3792FAF6" w:rsidR="0011483D" w:rsidRDefault="00D7351E" w:rsidP="00E15CA6">
      <w:pPr>
        <w:pStyle w:val="Texti"/>
      </w:pPr>
      <w:ins w:id="72" w:author="Kristján Jónasson - HI" w:date="2022-06-25T09:40:00Z">
        <w:r>
          <w:t>[xxxx Hér þarf að bæta upplausn]</w:t>
        </w:r>
      </w:ins>
    </w:p>
    <w:p w14:paraId="2033224B" w14:textId="293F79E5" w:rsidR="009D6FE0" w:rsidDel="00D7351E" w:rsidRDefault="0011483D" w:rsidP="00554826">
      <w:pPr>
        <w:pStyle w:val="Texti"/>
        <w:rPr>
          <w:del w:id="73" w:author="Kristján Jónasson - HI" w:date="2022-06-25T09:41:00Z"/>
        </w:rPr>
      </w:pPr>
      <w:r>
        <w:t>Lýsing</w:t>
      </w:r>
      <w:ins w:id="74" w:author="Kristján Jónasson - HI" w:date="2022-06-25T09:41:00Z">
        <w:r w:rsidR="00D7351E">
          <w:t xml:space="preserve">in </w:t>
        </w:r>
      </w:ins>
      <w:del w:id="75" w:author="Kristján Jónasson - HI" w:date="2022-06-25T09:41:00Z">
        <w:r w:rsidDel="00D7351E">
          <w:delText xml:space="preserve"> sú </w:delText>
        </w:r>
      </w:del>
      <w:r w:rsidR="006400E6">
        <w:t xml:space="preserve">á herminum </w:t>
      </w:r>
      <w:r>
        <w:t>sem hér f</w:t>
      </w:r>
      <w:r w:rsidR="006400E6">
        <w:t xml:space="preserve">ylgir </w:t>
      </w:r>
      <w:ins w:id="76" w:author="Kristján Jónasson - HI" w:date="2022-06-25T09:41:00Z">
        <w:r w:rsidR="00D7351E">
          <w:t>miðast við töflurnar sem birtast</w:t>
        </w:r>
      </w:ins>
      <w:ins w:id="77" w:author="Kristján Jónasson - HI" w:date="2022-06-25T09:42:00Z">
        <w:r w:rsidR="00D7351E">
          <w:t xml:space="preserve"> á skjánum í vefviðmótinu, en sem fyrr segir er einnig unnt að hlaða niðurstöðum niður sem Excel-skjölum og eiga lý</w:t>
        </w:r>
      </w:ins>
      <w:ins w:id="78" w:author="Kristján Jónasson - HI" w:date="2022-06-25T09:43:00Z">
        <w:r w:rsidR="00D7351E">
          <w:t>s</w:t>
        </w:r>
      </w:ins>
      <w:ins w:id="79" w:author="Kristján Jónasson - HI" w:date="2022-06-25T09:42:00Z">
        <w:r w:rsidR="00D7351E">
          <w:t xml:space="preserve">ingarnar </w:t>
        </w:r>
      </w:ins>
      <w:del w:id="80" w:author="Kristján Jónasson - HI" w:date="2022-06-25T09:43:00Z">
        <w:r w:rsidR="006400E6" w:rsidDel="00D7351E">
          <w:delText>er miðuð við vefviðmót hermis</w:delText>
        </w:r>
        <w:r w:rsidR="008B685C" w:rsidDel="00D7351E">
          <w:delText>ins og þær niðurstöður sem birtast á skjánum. Eins og fram kemur hér á eftir er einnig unnt að hlaða</w:delText>
        </w:r>
        <w:r w:rsidR="004C4CBB" w:rsidDel="00D7351E">
          <w:delText xml:space="preserve"> niðurstöðunum niður sem Excel-skjölum. Lýsingar</w:delText>
        </w:r>
        <w:r w:rsidR="00657932" w:rsidDel="00D7351E">
          <w:delText xml:space="preserve">nar eiga þá </w:delText>
        </w:r>
      </w:del>
      <w:r w:rsidR="00657932">
        <w:t xml:space="preserve">jöfnum höndum við </w:t>
      </w:r>
      <w:ins w:id="81" w:author="Kristján Jónasson - HI" w:date="2022-06-25T09:43:00Z">
        <w:r w:rsidR="00D7351E">
          <w:t xml:space="preserve">um </w:t>
        </w:r>
      </w:ins>
      <w:r w:rsidR="00657932">
        <w:t>þau skjöl enda þó þess</w:t>
      </w:r>
      <w:ins w:id="82" w:author="Kristján Jónasson - HI" w:date="2022-06-25T09:43:00Z">
        <w:r w:rsidR="00D7351E">
          <w:t xml:space="preserve"> sé</w:t>
        </w:r>
      </w:ins>
      <w:del w:id="83" w:author="Kristján Jónasson - HI" w:date="2022-06-25T09:43:00Z">
        <w:r w:rsidR="00657932" w:rsidDel="00D7351E">
          <w:delText xml:space="preserve"> verði</w:delText>
        </w:r>
      </w:del>
      <w:r w:rsidR="00657932">
        <w:t xml:space="preserve"> ekk</w:t>
      </w:r>
      <w:del w:id="84" w:author="Kristján Jónasson - HI" w:date="2022-06-25T09:43:00Z">
        <w:r w:rsidR="00657932" w:rsidDel="00D7351E">
          <w:delText>e</w:delText>
        </w:r>
      </w:del>
      <w:r w:rsidR="00657932">
        <w:t xml:space="preserve">i getið sérstaklega. </w:t>
      </w:r>
    </w:p>
    <w:p w14:paraId="10654755" w14:textId="77777777" w:rsidR="00D107C6" w:rsidRDefault="00D107C6" w:rsidP="00D7351E">
      <w:pPr>
        <w:pStyle w:val="Texti"/>
      </w:pPr>
    </w:p>
    <w:p w14:paraId="2D0EEC38" w14:textId="24047F3D" w:rsidR="00BC040D" w:rsidRPr="00A97120" w:rsidRDefault="006129B6" w:rsidP="00E15CA6">
      <w:pPr>
        <w:pStyle w:val="Texti"/>
      </w:pPr>
      <w:r w:rsidRPr="00A97120">
        <w:t xml:space="preserve">Fyrst er að geta </w:t>
      </w:r>
      <w:r w:rsidR="00191218" w:rsidRPr="00A97120">
        <w:t>yfirskrifta</w:t>
      </w:r>
      <w:r w:rsidR="008906F6" w:rsidRPr="00A97120">
        <w:t>r</w:t>
      </w:r>
      <w:r w:rsidR="00191218" w:rsidRPr="00A97120">
        <w:t xml:space="preserve"> yfir he</w:t>
      </w:r>
      <w:r w:rsidR="00800666" w:rsidRPr="00A97120">
        <w:t>rmin</w:t>
      </w:r>
      <w:r w:rsidR="00AE13B3" w:rsidRPr="00A97120">
        <w:t>um</w:t>
      </w:r>
      <w:r w:rsidR="00800666" w:rsidRPr="00A97120">
        <w:t xml:space="preserve"> í heild sinni og </w:t>
      </w:r>
      <w:r w:rsidR="00AE13B3" w:rsidRPr="00A97120">
        <w:t xml:space="preserve">að </w:t>
      </w:r>
      <w:r w:rsidR="008D3708" w:rsidRPr="00A97120">
        <w:t xml:space="preserve">gera </w:t>
      </w:r>
      <w:r w:rsidR="00800666" w:rsidRPr="00A97120">
        <w:t xml:space="preserve">einstökum </w:t>
      </w:r>
      <w:ins w:id="85" w:author="Kristján Jónasson - HI" w:date="2022-06-27T11:57:00Z">
        <w:r w:rsidR="00465E1C">
          <w:t>skjámynd</w:t>
        </w:r>
      </w:ins>
      <w:del w:id="86" w:author="Kristján Jónasson - HI" w:date="2022-06-27T11:57:00Z">
        <w:r w:rsidR="00800666" w:rsidRPr="00A97120" w:rsidDel="00465E1C">
          <w:delText>síð</w:delText>
        </w:r>
      </w:del>
      <w:r w:rsidR="00800666" w:rsidRPr="00A97120">
        <w:t>um hans</w:t>
      </w:r>
      <w:r w:rsidR="0081310C" w:rsidRPr="00A97120">
        <w:t xml:space="preserve"> og hlutverk</w:t>
      </w:r>
      <w:r w:rsidR="008906F6" w:rsidRPr="00A97120">
        <w:t>i</w:t>
      </w:r>
      <w:r w:rsidR="0081310C" w:rsidRPr="00A97120">
        <w:t xml:space="preserve"> þeirra</w:t>
      </w:r>
      <w:r w:rsidR="008D3708" w:rsidRPr="00A97120">
        <w:t xml:space="preserve"> skil</w:t>
      </w:r>
      <w:r w:rsidR="00CE7FF0" w:rsidRPr="00A97120">
        <w:t>.</w:t>
      </w:r>
      <w:r w:rsidR="00EB18BD">
        <w:t xml:space="preserve"> Hér kemur fram að Kosningahermirinn er nefndur </w:t>
      </w:r>
      <w:r w:rsidR="00EB18BD" w:rsidRPr="008123CF">
        <w:rPr>
          <w:i/>
          <w:iCs/>
        </w:rPr>
        <w:t>El</w:t>
      </w:r>
      <w:r w:rsidR="008123CF" w:rsidRPr="008123CF">
        <w:rPr>
          <w:i/>
          <w:iCs/>
        </w:rPr>
        <w:t>ection simulator</w:t>
      </w:r>
      <w:r w:rsidR="008123CF">
        <w:t xml:space="preserve"> á ensku</w:t>
      </w:r>
      <w:r w:rsidR="00CD358E">
        <w:t xml:space="preserve"> og </w:t>
      </w:r>
      <w:ins w:id="87" w:author="Kristján Jónasson - HI" w:date="2022-06-25T10:05:00Z">
        <w:r w:rsidR="00554826">
          <w:t>strax</w:t>
        </w:r>
      </w:ins>
      <w:del w:id="88" w:author="Kristján Jónasson - HI" w:date="2022-06-25T10:05:00Z">
        <w:r w:rsidR="00CD358E" w:rsidDel="00554826">
          <w:delText>starx</w:delText>
        </w:r>
      </w:del>
      <w:r w:rsidR="00CD358E">
        <w:t xml:space="preserve"> í kjölfar þ</w:t>
      </w:r>
      <w:r w:rsidR="00F4090B">
        <w:t>eirrar yfirsk</w:t>
      </w:r>
      <w:r w:rsidR="006B3ACF">
        <w:t>ri</w:t>
      </w:r>
      <w:r w:rsidR="00F4090B">
        <w:t xml:space="preserve">ftar kemur upptalning á einstökum </w:t>
      </w:r>
      <w:r w:rsidR="00154126">
        <w:t xml:space="preserve">skjámyndum </w:t>
      </w:r>
      <w:r w:rsidR="00F4090B">
        <w:t>hermisins</w:t>
      </w:r>
      <w:r w:rsidR="008123CF">
        <w:t>:</w:t>
      </w:r>
    </w:p>
    <w:p w14:paraId="072A0252" w14:textId="0B56B0CC" w:rsidR="00CE7FF0" w:rsidRDefault="00CE7FF0" w:rsidP="001677C6"/>
    <w:p w14:paraId="1EB42C93" w14:textId="1BE98119" w:rsidR="00CD358E" w:rsidRPr="00A97120" w:rsidRDefault="00207D71" w:rsidP="001677C6">
      <w:r>
        <w:rPr>
          <w:noProof/>
        </w:rPr>
        <w:drawing>
          <wp:inline distT="0" distB="0" distL="0" distR="0" wp14:anchorId="2C6BBF82" wp14:editId="6D76E6D5">
            <wp:extent cx="5648960" cy="815706"/>
            <wp:effectExtent l="0" t="0" r="0" b="3810"/>
            <wp:docPr id="98" name="Picture 9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website&#10;&#10;Description automatically generated"/>
                    <pic:cNvPicPr/>
                  </pic:nvPicPr>
                  <pic:blipFill>
                    <a:blip r:embed="rId9"/>
                    <a:stretch>
                      <a:fillRect/>
                    </a:stretch>
                  </pic:blipFill>
                  <pic:spPr>
                    <a:xfrm>
                      <a:off x="0" y="0"/>
                      <a:ext cx="5710186" cy="824547"/>
                    </a:xfrm>
                    <a:prstGeom prst="rect">
                      <a:avLst/>
                    </a:prstGeom>
                  </pic:spPr>
                </pic:pic>
              </a:graphicData>
            </a:graphic>
          </wp:inline>
        </w:drawing>
      </w:r>
    </w:p>
    <w:p w14:paraId="049BC194" w14:textId="3408F0C3" w:rsidR="001E7D5A" w:rsidRPr="00A97120" w:rsidRDefault="00F4090B" w:rsidP="00E15CA6">
      <w:pPr>
        <w:pStyle w:val="Texti"/>
        <w:rPr>
          <w:noProof/>
        </w:rPr>
      </w:pPr>
      <w:r>
        <w:t xml:space="preserve">Heiti og innihald </w:t>
      </w:r>
      <w:r w:rsidR="00DC354A" w:rsidRPr="00A97120">
        <w:t>einstakra s</w:t>
      </w:r>
      <w:r w:rsidR="00154126">
        <w:t>kjámynda</w:t>
      </w:r>
      <w:r>
        <w:t xml:space="preserve"> er tíundað hér</w:t>
      </w:r>
      <w:r w:rsidR="0047367A" w:rsidRPr="00A97120">
        <w:t>:</w:t>
      </w:r>
      <w:r w:rsidR="003202B6" w:rsidRPr="00A97120">
        <w:rPr>
          <w:noProof/>
        </w:rPr>
        <w:t xml:space="preserve"> </w:t>
      </w:r>
    </w:p>
    <w:tbl>
      <w:tblPr>
        <w:tblStyle w:val="TableGrid"/>
        <w:tblW w:w="8926" w:type="dxa"/>
        <w:tblLook w:val="04A0" w:firstRow="1" w:lastRow="0" w:firstColumn="1" w:lastColumn="0" w:noHBand="0" w:noVBand="1"/>
      </w:tblPr>
      <w:tblGrid>
        <w:gridCol w:w="1510"/>
        <w:gridCol w:w="1746"/>
        <w:gridCol w:w="5670"/>
      </w:tblGrid>
      <w:tr w:rsidR="008906F6" w:rsidRPr="00A97120" w14:paraId="4BD20379" w14:textId="77777777" w:rsidTr="0037417C">
        <w:tc>
          <w:tcPr>
            <w:tcW w:w="1510" w:type="dxa"/>
          </w:tcPr>
          <w:p w14:paraId="40DD525A" w14:textId="00BE1BA0" w:rsidR="008906F6" w:rsidRPr="002C3B26" w:rsidRDefault="00786D46" w:rsidP="00E15CA6">
            <w:pPr>
              <w:pStyle w:val="Feitreitur"/>
            </w:pPr>
            <w:r w:rsidRPr="002C3B26">
              <w:t>Source v</w:t>
            </w:r>
            <w:r w:rsidR="008906F6" w:rsidRPr="002C3B26">
              <w:t>otes and seats</w:t>
            </w:r>
          </w:p>
        </w:tc>
        <w:tc>
          <w:tcPr>
            <w:tcW w:w="1746" w:type="dxa"/>
          </w:tcPr>
          <w:p w14:paraId="05AD2B54" w14:textId="02A5613B" w:rsidR="008906F6" w:rsidRPr="00A97120" w:rsidRDefault="009F01FA" w:rsidP="00E15CA6">
            <w:pPr>
              <w:pStyle w:val="Reitur"/>
            </w:pPr>
            <w:r w:rsidRPr="00A97120">
              <w:t>Grunna</w:t>
            </w:r>
            <w:r w:rsidR="008906F6" w:rsidRPr="00A97120">
              <w:t>tkvæði</w:t>
            </w:r>
            <w:r w:rsidR="00A560CD">
              <w:t xml:space="preserve"> eða grunnúrslit</w:t>
            </w:r>
            <w:r w:rsidR="008906F6" w:rsidRPr="00A97120">
              <w:t xml:space="preserve"> og sæti </w:t>
            </w:r>
          </w:p>
        </w:tc>
        <w:tc>
          <w:tcPr>
            <w:tcW w:w="5670" w:type="dxa"/>
          </w:tcPr>
          <w:p w14:paraId="169ACDB3" w14:textId="049167F0" w:rsidR="008906F6" w:rsidRPr="00A97120" w:rsidRDefault="008906F6" w:rsidP="00E15CA6">
            <w:pPr>
              <w:pStyle w:val="Reitur"/>
            </w:pPr>
            <w:bookmarkStart w:id="89" w:name="_Hlk81304666"/>
            <w:r w:rsidRPr="00A97120">
              <w:t xml:space="preserve">Notandinn tilgreini þær atkvæðatölur sem hafa skal sem </w:t>
            </w:r>
            <w:r w:rsidR="006F37D0" w:rsidRPr="00A97120">
              <w:t>grunnúrslit</w:t>
            </w:r>
            <w:r w:rsidRPr="00A97120">
              <w:t xml:space="preserve"> og veitir um leið upplýsingar um tölu sæta skipt eftir kjördæmum en líka í kjördæmis- </w:t>
            </w:r>
            <w:r w:rsidR="008B1732">
              <w:t>og</w:t>
            </w:r>
            <w:r w:rsidRPr="00A97120">
              <w:t xml:space="preserve"> jöfnunarsæti. Upplýsingum þessum má ýmist hlaða upp eða slá þær inn.</w:t>
            </w:r>
            <w:bookmarkEnd w:id="89"/>
          </w:p>
        </w:tc>
      </w:tr>
      <w:tr w:rsidR="008906F6" w:rsidRPr="00A97120" w14:paraId="383E9408" w14:textId="77777777" w:rsidTr="0037417C">
        <w:tc>
          <w:tcPr>
            <w:tcW w:w="1510" w:type="dxa"/>
          </w:tcPr>
          <w:p w14:paraId="622B525D" w14:textId="05C556AA" w:rsidR="008906F6" w:rsidRPr="002C3B26" w:rsidRDefault="008906F6" w:rsidP="00E15CA6">
            <w:pPr>
              <w:pStyle w:val="Feitreitur"/>
            </w:pPr>
            <w:r w:rsidRPr="002C3B26">
              <w:t>Electoral systems</w:t>
            </w:r>
          </w:p>
        </w:tc>
        <w:tc>
          <w:tcPr>
            <w:tcW w:w="1746" w:type="dxa"/>
          </w:tcPr>
          <w:p w14:paraId="33039BDE" w14:textId="70CF31C5" w:rsidR="008906F6" w:rsidRPr="00A97120" w:rsidRDefault="008906F6" w:rsidP="00E15CA6">
            <w:pPr>
              <w:pStyle w:val="Reitur"/>
            </w:pPr>
            <w:r w:rsidRPr="00A97120">
              <w:t>Kosningakerfi</w:t>
            </w:r>
          </w:p>
        </w:tc>
        <w:tc>
          <w:tcPr>
            <w:tcW w:w="5670" w:type="dxa"/>
          </w:tcPr>
          <w:p w14:paraId="2E421579" w14:textId="13C8AAEB" w:rsidR="008906F6" w:rsidRPr="002C3B26" w:rsidRDefault="008906F6" w:rsidP="00E15CA6">
            <w:pPr>
              <w:pStyle w:val="Reitur"/>
            </w:pPr>
            <w:r w:rsidRPr="002C3B26">
              <w:t>Lýsing á þeim kosningakerfum sem notandinn vill prófa; hvaða úthlutunarreglur koma við sögu, þröskuldar o.fl.</w:t>
            </w:r>
          </w:p>
        </w:tc>
      </w:tr>
      <w:tr w:rsidR="008906F6" w:rsidRPr="00A97120" w14:paraId="4ED64618" w14:textId="77777777" w:rsidTr="0037417C">
        <w:tc>
          <w:tcPr>
            <w:tcW w:w="1510" w:type="dxa"/>
          </w:tcPr>
          <w:p w14:paraId="4AC5DFD6" w14:textId="4CE6B96A" w:rsidR="008906F6" w:rsidRPr="002C3B26" w:rsidRDefault="008906F6" w:rsidP="00E15CA6">
            <w:pPr>
              <w:pStyle w:val="Feitreitur"/>
            </w:pPr>
            <w:r w:rsidRPr="002C3B26">
              <w:t>Single election</w:t>
            </w:r>
          </w:p>
        </w:tc>
        <w:tc>
          <w:tcPr>
            <w:tcW w:w="1746" w:type="dxa"/>
          </w:tcPr>
          <w:p w14:paraId="242903DD" w14:textId="2F82E50F" w:rsidR="008906F6" w:rsidRPr="00A97120" w:rsidRDefault="008906F6" w:rsidP="00E15CA6">
            <w:pPr>
              <w:pStyle w:val="Reitur"/>
            </w:pPr>
            <w:r w:rsidRPr="00A97120">
              <w:t>Ein kosning</w:t>
            </w:r>
          </w:p>
        </w:tc>
        <w:tc>
          <w:tcPr>
            <w:tcW w:w="5670" w:type="dxa"/>
          </w:tcPr>
          <w:p w14:paraId="326459D0" w14:textId="2255DEEC" w:rsidR="008906F6" w:rsidRPr="00A97120" w:rsidRDefault="008906F6" w:rsidP="00E15CA6">
            <w:pPr>
              <w:pStyle w:val="Reitur"/>
            </w:pPr>
            <w:r w:rsidRPr="00A97120">
              <w:t>Hér sést úthlutun sæta í hverju kosningakerfanna</w:t>
            </w:r>
            <w:r w:rsidR="008B1732">
              <w:t xml:space="preserve"> (sér</w:t>
            </w:r>
            <w:r w:rsidR="00A560CD">
              <w:t xml:space="preserve"> í lagi jöfnunarsætanna)</w:t>
            </w:r>
            <w:r w:rsidRPr="00A97120">
              <w:t>; allt á grundvelli</w:t>
            </w:r>
            <w:del w:id="90" w:author="Kristján Jónasson - HI" w:date="2022-06-25T09:27:00Z">
              <w:r w:rsidRPr="00A97120" w:rsidDel="004142CF">
                <w:delText xml:space="preserve">  </w:delText>
              </w:r>
            </w:del>
            <w:ins w:id="91" w:author="Kristján Jónasson - HI" w:date="2022-06-25T09:27:00Z">
              <w:r w:rsidR="004142CF">
                <w:t xml:space="preserve"> </w:t>
              </w:r>
            </w:ins>
            <w:r w:rsidRPr="00A97120">
              <w:t xml:space="preserve">atkvæðanna í </w:t>
            </w:r>
            <w:r w:rsidR="006F37D0" w:rsidRPr="00A97120">
              <w:t xml:space="preserve">grunnúrslitum </w:t>
            </w:r>
            <w:r w:rsidRPr="00A97120">
              <w:t>einum saman</w:t>
            </w:r>
            <w:r w:rsidR="0076539A">
              <w:t>; fæst líka sem Excel-skjal</w:t>
            </w:r>
            <w:r w:rsidRPr="00A97120">
              <w:t>.</w:t>
            </w:r>
          </w:p>
        </w:tc>
      </w:tr>
      <w:tr w:rsidR="008906F6" w:rsidRPr="00A97120" w14:paraId="48C12272" w14:textId="77777777" w:rsidTr="0037417C">
        <w:tc>
          <w:tcPr>
            <w:tcW w:w="1510" w:type="dxa"/>
          </w:tcPr>
          <w:p w14:paraId="362E7A60" w14:textId="53E4F4E9" w:rsidR="008906F6" w:rsidRPr="002C3B26" w:rsidRDefault="008906F6" w:rsidP="00E15CA6">
            <w:pPr>
              <w:pStyle w:val="Feitreitur"/>
            </w:pPr>
            <w:r w:rsidRPr="002C3B26">
              <w:t>Simulate</w:t>
            </w:r>
            <w:ins w:id="92" w:author="Kristján Jónasson - HI" w:date="2022-06-27T13:04:00Z">
              <w:r w:rsidR="00987E92">
                <w:t>d</w:t>
              </w:r>
            </w:ins>
            <w:r w:rsidRPr="002C3B26">
              <w:t xml:space="preserve"> elections</w:t>
            </w:r>
          </w:p>
        </w:tc>
        <w:tc>
          <w:tcPr>
            <w:tcW w:w="1746" w:type="dxa"/>
          </w:tcPr>
          <w:p w14:paraId="301990AA" w14:textId="206EEA45" w:rsidR="008906F6" w:rsidRPr="00A97120" w:rsidRDefault="008906F6" w:rsidP="00E15CA6">
            <w:pPr>
              <w:pStyle w:val="Reitur"/>
            </w:pPr>
            <w:r w:rsidRPr="00A97120">
              <w:t>Hermdar kosningar</w:t>
            </w:r>
          </w:p>
        </w:tc>
        <w:tc>
          <w:tcPr>
            <w:tcW w:w="5670" w:type="dxa"/>
          </w:tcPr>
          <w:p w14:paraId="38F276B7" w14:textId="265EA890" w:rsidR="008906F6" w:rsidRPr="00A97120" w:rsidRDefault="008906F6" w:rsidP="00E15CA6">
            <w:pPr>
              <w:pStyle w:val="Reitur"/>
            </w:pPr>
            <w:r w:rsidRPr="00A97120">
              <w:t xml:space="preserve">Búin eru til </w:t>
            </w:r>
            <w:ins w:id="93" w:author="Kristján Jónasson - HI" w:date="2022-06-27T11:31:00Z">
              <w:r w:rsidR="00154126">
                <w:t xml:space="preserve">mörg </w:t>
              </w:r>
            </w:ins>
            <w:r w:rsidRPr="00A97120">
              <w:t>tilviljunarkennd kosningaúrslit með viðmiðunarúrslitin sem væntigildi. Síðan er sætum úthlutað í hverju kerfanna og ýmsar niðurstöður birtar; líka sem Excel-</w:t>
            </w:r>
            <w:r w:rsidR="0076539A">
              <w:t>skjal</w:t>
            </w:r>
            <w:r w:rsidRPr="00A97120">
              <w:t xml:space="preserve">. </w:t>
            </w:r>
          </w:p>
        </w:tc>
      </w:tr>
      <w:tr w:rsidR="008906F6" w:rsidRPr="00A97120" w14:paraId="540BDA6E" w14:textId="77777777" w:rsidTr="0037417C">
        <w:tc>
          <w:tcPr>
            <w:tcW w:w="1510" w:type="dxa"/>
          </w:tcPr>
          <w:p w14:paraId="7B9843FD" w14:textId="77DE4483" w:rsidR="008906F6" w:rsidRPr="002C3B26" w:rsidRDefault="008906F6" w:rsidP="00E15CA6">
            <w:pPr>
              <w:pStyle w:val="Feitreitur"/>
            </w:pPr>
            <w:r w:rsidRPr="002C3B26">
              <w:t>Help</w:t>
            </w:r>
          </w:p>
        </w:tc>
        <w:tc>
          <w:tcPr>
            <w:tcW w:w="1746" w:type="dxa"/>
          </w:tcPr>
          <w:p w14:paraId="1B752C23" w14:textId="7299876A" w:rsidR="008906F6" w:rsidRPr="00A97120" w:rsidRDefault="008906F6" w:rsidP="00E15CA6">
            <w:pPr>
              <w:pStyle w:val="Reitur"/>
            </w:pPr>
            <w:r w:rsidRPr="00A97120">
              <w:t>Aðstoð</w:t>
            </w:r>
          </w:p>
        </w:tc>
        <w:tc>
          <w:tcPr>
            <w:tcW w:w="5670" w:type="dxa"/>
          </w:tcPr>
          <w:p w14:paraId="7E992420" w14:textId="01A2CB4F" w:rsidR="008906F6" w:rsidRPr="00A97120" w:rsidRDefault="008906F6" w:rsidP="00E15CA6">
            <w:pPr>
              <w:pStyle w:val="Reitur"/>
            </w:pPr>
            <w:r w:rsidRPr="00A97120">
              <w:t>Almennar leiðbeiningar og tilvísanir. M.a. þessar leiðbeiningar.</w:t>
            </w:r>
          </w:p>
        </w:tc>
      </w:tr>
    </w:tbl>
    <w:p w14:paraId="0DA8A027" w14:textId="56092B26" w:rsidR="00BC040D" w:rsidRDefault="00BC040D" w:rsidP="001677C6"/>
    <w:p w14:paraId="38C9477E" w14:textId="272BF0E7" w:rsidR="00154126" w:rsidRPr="00A97120" w:rsidDel="00987E92" w:rsidRDefault="00154126" w:rsidP="001677C6">
      <w:pPr>
        <w:rPr>
          <w:del w:id="94" w:author="Kristján Jónasson - HI" w:date="2022-06-27T13:04:00Z"/>
        </w:rPr>
      </w:pPr>
      <w:del w:id="95" w:author="Kristján Jónasson - HI" w:date="2022-06-27T13:04:00Z">
        <w:r w:rsidDel="00987E92">
          <w:delText>xxxx Ath. Ætti ekki að kalla fjórða flipan "Simulated elections"?</w:delText>
        </w:r>
      </w:del>
    </w:p>
    <w:p w14:paraId="6761D706" w14:textId="20785A78" w:rsidR="000C73BB" w:rsidRDefault="00E0761B" w:rsidP="00E15CA6">
      <w:pPr>
        <w:pStyle w:val="Texti"/>
        <w:rPr>
          <w:b/>
          <w:bCs/>
          <w:i/>
          <w:iCs/>
          <w:noProof/>
          <w:sz w:val="28"/>
          <w:szCs w:val="28"/>
        </w:rPr>
      </w:pPr>
      <w:r>
        <w:lastRenderedPageBreak/>
        <w:t>U</w:t>
      </w:r>
      <w:r w:rsidR="004E241D" w:rsidRPr="00A97120">
        <w:t xml:space="preserve">pplýsingar og skýringar um </w:t>
      </w:r>
      <w:r w:rsidR="00100137" w:rsidRPr="00A97120">
        <w:t xml:space="preserve">hverja þessara </w:t>
      </w:r>
      <w:ins w:id="96" w:author="Kristján Jónasson - HI" w:date="2022-06-27T11:32:00Z">
        <w:r w:rsidR="0041438A">
          <w:t>skjámynd</w:t>
        </w:r>
      </w:ins>
      <w:del w:id="97" w:author="Kristján Jónasson - HI" w:date="2022-06-27T11:32:00Z">
        <w:r w:rsidR="00100137" w:rsidRPr="00A97120" w:rsidDel="0041438A">
          <w:delText>síðn</w:delText>
        </w:r>
      </w:del>
      <w:r w:rsidR="00100137" w:rsidRPr="00A97120">
        <w:t>a</w:t>
      </w:r>
      <w:r w:rsidR="004E241D" w:rsidRPr="00A97120">
        <w:t xml:space="preserve"> fylgja hér í kjölfarið.</w:t>
      </w:r>
    </w:p>
    <w:p w14:paraId="008CAC82" w14:textId="249392A9" w:rsidR="00D04919" w:rsidRPr="006C0B03" w:rsidRDefault="00FD2170" w:rsidP="003B5627">
      <w:pPr>
        <w:pStyle w:val="Heading1"/>
      </w:pPr>
      <w:bookmarkStart w:id="98" w:name="_Toc105511114"/>
      <w:r w:rsidRPr="006C0B03">
        <w:lastRenderedPageBreak/>
        <w:t>Source votes and seats</w:t>
      </w:r>
      <w:r w:rsidR="004075E8" w:rsidRPr="006C0B03">
        <w:t>: Grunnatkvæð</w:t>
      </w:r>
      <w:r w:rsidR="00630AF9">
        <w:t>i</w:t>
      </w:r>
      <w:r w:rsidR="004075E8" w:rsidRPr="006C0B03">
        <w:t xml:space="preserve"> og </w:t>
      </w:r>
      <w:r w:rsidR="0066661A" w:rsidRPr="006C0B03">
        <w:t>sæti</w:t>
      </w:r>
      <w:bookmarkEnd w:id="98"/>
    </w:p>
    <w:p w14:paraId="57A4DEF3" w14:textId="6E64ECDF" w:rsidR="004C655C" w:rsidRPr="00A97120" w:rsidRDefault="004C655C" w:rsidP="00E15CA6">
      <w:pPr>
        <w:pStyle w:val="Texti"/>
      </w:pPr>
      <w:r w:rsidRPr="00A97120">
        <w:t>Notandinn tilgreini þær atkvæðatölur sem hafa skal sem grunnviðmið og þar með sem væntigildi í hermun atkvæðatalna. Enn fremur skal ganga frá tölu sæta skipt eftir kjördæmum en líka í kjördæmis- eða jöfnunarsæti.</w:t>
      </w:r>
      <w:ins w:id="99" w:author="Kristján Jónasson - HI" w:date="2022-06-27T11:32:00Z">
        <w:r w:rsidR="0041438A">
          <w:t xml:space="preserve"> [xxxx þetta er endurtekið–ræða hvort þess þarf</w:t>
        </w:r>
      </w:ins>
      <w:ins w:id="100" w:author="Kristján Jónasson - HI" w:date="2022-06-27T13:07:00Z">
        <w:r w:rsidR="00987E92">
          <w:t>–Það mætti t.d. stytta textann í aftast dálki í töflunni</w:t>
        </w:r>
      </w:ins>
      <w:ins w:id="101" w:author="Kristján Jónasson - HI" w:date="2022-06-27T11:32:00Z">
        <w:r w:rsidR="0041438A">
          <w:t>]</w:t>
        </w:r>
      </w:ins>
    </w:p>
    <w:p w14:paraId="6905F294" w14:textId="77777777" w:rsidR="00E00BB3" w:rsidRDefault="004C655C" w:rsidP="00E15CA6">
      <w:pPr>
        <w:pStyle w:val="Texti"/>
      </w:pPr>
      <w:r w:rsidRPr="00A97120">
        <w:t>Einfalt dæmi um þessar stærðir birtist sjálfgefið</w:t>
      </w:r>
      <w:r w:rsidR="000C73BB">
        <w:t>:</w:t>
      </w:r>
    </w:p>
    <w:p w14:paraId="30E3F825" w14:textId="3E233DC8" w:rsidR="007F5376" w:rsidRPr="00A97120" w:rsidRDefault="0007382B" w:rsidP="00E15CA6">
      <w:pPr>
        <w:pStyle w:val="Texti"/>
      </w:pPr>
      <w:r w:rsidRPr="00A97120">
        <w:rPr>
          <w:noProof/>
        </w:rPr>
        <w:drawing>
          <wp:inline distT="0" distB="0" distL="0" distR="0" wp14:anchorId="5DF7BB92" wp14:editId="37EA0905">
            <wp:extent cx="3296920" cy="1642834"/>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3353890" cy="1671222"/>
                    </a:xfrm>
                    <a:prstGeom prst="rect">
                      <a:avLst/>
                    </a:prstGeom>
                  </pic:spPr>
                </pic:pic>
              </a:graphicData>
            </a:graphic>
          </wp:inline>
        </w:drawing>
      </w:r>
    </w:p>
    <w:p w14:paraId="5BEBDD53" w14:textId="77777777" w:rsidR="00591A3F" w:rsidRDefault="00591A3F" w:rsidP="00E15CA6">
      <w:pPr>
        <w:pStyle w:val="Texti"/>
      </w:pPr>
    </w:p>
    <w:p w14:paraId="604EEBFC" w14:textId="5698D17D" w:rsidR="00C72ADF" w:rsidRDefault="000C4DC5" w:rsidP="00E15CA6">
      <w:pPr>
        <w:pStyle w:val="Texti"/>
      </w:pPr>
      <w:r w:rsidRPr="00314CBB">
        <w:t>Auk þessa dæmis verður stuðst við dæmigerð úrslit í kosningum til Alþingis á þessari öl</w:t>
      </w:r>
      <w:r w:rsidR="00B4635D" w:rsidRPr="00314CBB">
        <w:t>d</w:t>
      </w:r>
      <w:r w:rsidR="00C72ADF" w:rsidRPr="00314CBB">
        <w:t xml:space="preserve">, nefnt </w:t>
      </w:r>
      <w:r w:rsidR="00C72ADF" w:rsidRPr="00314CBB">
        <w:rPr>
          <w:i/>
          <w:iCs/>
        </w:rPr>
        <w:t>Aldarkosning</w:t>
      </w:r>
      <w:r w:rsidR="00C72ADF" w:rsidRPr="00314CBB">
        <w:t xml:space="preserve"> (</w:t>
      </w:r>
      <w:r w:rsidR="001C3440" w:rsidRPr="001C3440">
        <w:t>Alþingi, typical 21st century</w:t>
      </w:r>
      <w:r w:rsidR="00C72ADF" w:rsidRPr="00314CBB">
        <w:t>).</w:t>
      </w:r>
      <w:r w:rsidR="00D65A5D">
        <w:rPr>
          <w:rStyle w:val="FootnoteReference"/>
        </w:rPr>
        <w:footnoteReference w:id="1"/>
      </w:r>
      <w:r w:rsidR="00C72ADF" w:rsidRPr="00314CBB">
        <w:t xml:space="preserve"> Þetta eru ekki beinlínis meðaltöl úrslita þingkosninga á öldinni</w:t>
      </w:r>
      <w:del w:id="102" w:author="Kristján Jónasson - HI" w:date="2022-06-25T09:27:00Z">
        <w:r w:rsidR="00C72ADF" w:rsidRPr="00314CBB" w:rsidDel="004142CF">
          <w:delText xml:space="preserve">  </w:delText>
        </w:r>
      </w:del>
      <w:ins w:id="103" w:author="Kristján Jónasson - HI" w:date="2022-06-25T09:27:00Z">
        <w:r w:rsidR="004142CF">
          <w:t xml:space="preserve"> </w:t>
        </w:r>
      </w:ins>
      <w:r w:rsidR="00C72ADF" w:rsidRPr="00314CBB">
        <w:t>heldur prjónað upp úr slíkum meðaltölum m.a. með því að tengja saman í tíma nokkra ætlaða skylda smáflokka. Flokkunum er síðan raðað eftir landsfylgi og hafa bókstafir flokkanna því ekkert með raunverulega flokkabókstafi að gera</w:t>
      </w:r>
      <w:r w:rsidR="001C3440">
        <w:t>:</w:t>
      </w:r>
      <w:r w:rsidR="00C72ADF">
        <w:t xml:space="preserve"> </w:t>
      </w:r>
    </w:p>
    <w:p w14:paraId="5E45CAC8" w14:textId="62BB540E" w:rsidR="00EE54DC" w:rsidRDefault="001C3440" w:rsidP="00E15CA6">
      <w:pPr>
        <w:pStyle w:val="Texti"/>
      </w:pPr>
      <w:r>
        <w:rPr>
          <w:noProof/>
        </w:rPr>
        <w:drawing>
          <wp:inline distT="0" distB="0" distL="0" distR="0" wp14:anchorId="258B4EC2" wp14:editId="103BD732">
            <wp:extent cx="5759450" cy="142748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759450" cy="1427480"/>
                    </a:xfrm>
                    <a:prstGeom prst="rect">
                      <a:avLst/>
                    </a:prstGeom>
                  </pic:spPr>
                </pic:pic>
              </a:graphicData>
            </a:graphic>
          </wp:inline>
        </w:drawing>
      </w:r>
    </w:p>
    <w:p w14:paraId="47949472" w14:textId="77777777" w:rsidR="001C3440" w:rsidRDefault="001C3440" w:rsidP="00E15CA6">
      <w:pPr>
        <w:pStyle w:val="Texti"/>
      </w:pPr>
    </w:p>
    <w:p w14:paraId="44126431" w14:textId="0854A89E" w:rsidR="007E5C0E" w:rsidRDefault="007E5C0E" w:rsidP="00E15CA6">
      <w:pPr>
        <w:pStyle w:val="Texti"/>
      </w:pPr>
      <w:r w:rsidRPr="001C3EF4">
        <w:t xml:space="preserve">Í fyrsta dálki </w:t>
      </w:r>
      <w:r w:rsidR="00D95A9F">
        <w:t xml:space="preserve">framgreindra taflna </w:t>
      </w:r>
      <w:r w:rsidRPr="001C3EF4">
        <w:t xml:space="preserve">er efst </w:t>
      </w:r>
      <w:r>
        <w:t>gefið</w:t>
      </w:r>
      <w:r w:rsidRPr="001C3EF4">
        <w:t xml:space="preserve"> heiti grunnúrslitanna en síðan nöfn kjördæmanna.</w:t>
      </w:r>
    </w:p>
    <w:p w14:paraId="63D69323" w14:textId="77777777" w:rsidR="004E1FCF" w:rsidRDefault="00BE0E73" w:rsidP="00E15CA6">
      <w:pPr>
        <w:pStyle w:val="Texti"/>
      </w:pPr>
      <w:r w:rsidRPr="001C3EF4">
        <w:t>Þá koma tveir dálkar sem tilgreina annars vegar tölu kjördæmis- og hins vegar jöfnunarsæta hvers kjördæmis</w:t>
      </w:r>
      <w:r w:rsidR="005A1884">
        <w:t xml:space="preserve"> með yfirskriftunum</w:t>
      </w:r>
      <w:r w:rsidR="0036178B">
        <w:t>:</w:t>
      </w:r>
    </w:p>
    <w:p w14:paraId="6D732838" w14:textId="39D798A8" w:rsidR="00BE0E73" w:rsidRDefault="004E1FCF" w:rsidP="00E15CA6">
      <w:pPr>
        <w:pStyle w:val="Texti"/>
      </w:pPr>
      <w:r w:rsidRPr="001C3EF4">
        <w:rPr>
          <w:noProof/>
        </w:rPr>
        <w:drawing>
          <wp:inline distT="0" distB="0" distL="0" distR="0" wp14:anchorId="3AF8C410" wp14:editId="74865CDF">
            <wp:extent cx="1052830" cy="2813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52830" cy="281305"/>
                    </a:xfrm>
                    <a:prstGeom prst="rect">
                      <a:avLst/>
                    </a:prstGeom>
                  </pic:spPr>
                </pic:pic>
              </a:graphicData>
            </a:graphic>
          </wp:inline>
        </w:drawing>
      </w:r>
    </w:p>
    <w:p w14:paraId="3C2DF03A" w14:textId="515DCFB8" w:rsidR="004E1FCF" w:rsidRDefault="004E1FCF" w:rsidP="00E15CA6">
      <w:pPr>
        <w:pStyle w:val="Texti"/>
      </w:pPr>
    </w:p>
    <w:p w14:paraId="75DAD22B" w14:textId="343FD29F" w:rsidR="00BE0E73" w:rsidRPr="001C3EF4" w:rsidRDefault="00BE0E73" w:rsidP="00E15CA6">
      <w:pPr>
        <w:pStyle w:val="Texti"/>
      </w:pPr>
      <w:r w:rsidRPr="001C3EF4">
        <w:t xml:space="preserve">Hægt er að breyta einstökum tölum </w:t>
      </w:r>
      <w:r w:rsidR="006004B8">
        <w:t>í töflunum</w:t>
      </w:r>
      <w:r w:rsidRPr="001C3EF4">
        <w:t>, fella brott kjördæmi eða flokk (með því að styðja á viðeigandi bláan kross</w:t>
      </w:r>
      <w:r>
        <w:t>)</w:t>
      </w:r>
      <w:r w:rsidRPr="001C3EF4">
        <w:t>. Sömuleiði</w:t>
      </w:r>
      <w:r>
        <w:t>s</w:t>
      </w:r>
      <w:r w:rsidRPr="001C3EF4">
        <w:t xml:space="preserve"> má bæta við kjördæmum eða flokkum með svörtum plúshnöppum. Sjálfgefið er eitt a</w:t>
      </w:r>
      <w:r>
        <w:t>t</w:t>
      </w:r>
      <w:r w:rsidRPr="001C3EF4">
        <w:t>kvæði hjá hverjum nýjum lista enda eru núllatkvæði illa séð!</w:t>
      </w:r>
    </w:p>
    <w:p w14:paraId="686F9BB7" w14:textId="57867381" w:rsidR="005131B7" w:rsidRDefault="0030660A" w:rsidP="00406972">
      <w:r w:rsidRPr="00A97120">
        <w:lastRenderedPageBreak/>
        <w:t>Hermirinn leggur sjálfur saman tölurnar eftir flokkum og kjördæmum (</w:t>
      </w:r>
      <w:r w:rsidRPr="00A97120">
        <w:rPr>
          <w:i/>
          <w:iCs/>
        </w:rPr>
        <w:t>Total</w:t>
      </w:r>
      <w:r w:rsidRPr="00A97120">
        <w:t xml:space="preserve">). Þær ber ekki að </w:t>
      </w:r>
      <w:ins w:id="104" w:author="Kristján Jónasson - HI" w:date="2022-06-27T11:34:00Z">
        <w:r w:rsidR="0041438A">
          <w:t>slá</w:t>
        </w:r>
      </w:ins>
      <w:del w:id="105" w:author="Kristján Jónasson - HI" w:date="2022-06-27T11:34:00Z">
        <w:r w:rsidRPr="00A97120" w:rsidDel="0041438A">
          <w:delText>lesa</w:delText>
        </w:r>
      </w:del>
      <w:r w:rsidRPr="00A97120">
        <w:t xml:space="preserve"> inn. </w:t>
      </w:r>
    </w:p>
    <w:p w14:paraId="0E67FBEE" w14:textId="4DC7B369" w:rsidR="006C2BA7" w:rsidRPr="006C0B03" w:rsidRDefault="00806689" w:rsidP="001660ED">
      <w:pPr>
        <w:pStyle w:val="Heading3"/>
      </w:pPr>
      <w:bookmarkStart w:id="106" w:name="_Toc105511115"/>
      <w:r>
        <w:t>Nálgun</w:t>
      </w:r>
      <w:r w:rsidR="0030660A" w:rsidRPr="006C0B03">
        <w:t xml:space="preserve"> gagna</w:t>
      </w:r>
      <w:bookmarkEnd w:id="106"/>
      <w:ins w:id="107" w:author="Kristján Jónasson - HI" w:date="2022-06-27T11:35:00Z">
        <w:r w:rsidR="0041438A">
          <w:t xml:space="preserve"> [</w:t>
        </w:r>
      </w:ins>
      <w:ins w:id="108" w:author="Kristján Jónasson - HI" w:date="2022-06-27T13:11:00Z">
        <w:r w:rsidR="00EF26D4">
          <w:t>sem sé það að koma gögnum inn í herminn: Auglýst eftir betra orði?...</w:t>
        </w:r>
      </w:ins>
      <w:ins w:id="109" w:author="Kristján Jónasson - HI" w:date="2022-06-27T11:35:00Z">
        <w:r w:rsidR="0041438A">
          <w:t>]</w:t>
        </w:r>
      </w:ins>
    </w:p>
    <w:p w14:paraId="3C6CFF8C" w14:textId="19CBB105" w:rsidR="0030660A" w:rsidRDefault="0030660A" w:rsidP="0030660A">
      <w:pPr>
        <w:rPr>
          <w:noProof/>
        </w:rPr>
      </w:pPr>
      <w:r w:rsidRPr="00A97120">
        <w:t xml:space="preserve">Gögnin má </w:t>
      </w:r>
      <w:ins w:id="110" w:author="Kristján Jónasson - HI" w:date="2022-06-27T11:35:00Z">
        <w:r w:rsidR="0041438A">
          <w:t>slá inn</w:t>
        </w:r>
      </w:ins>
      <w:del w:id="111" w:author="Kristján Jónasson - HI" w:date="2022-06-27T11:35:00Z">
        <w:r w:rsidRPr="00A97120" w:rsidDel="0041438A">
          <w:delText>innskrá</w:delText>
        </w:r>
      </w:del>
      <w:r w:rsidRPr="00A97120">
        <w:t xml:space="preserve"> eða lesa </w:t>
      </w:r>
      <w:ins w:id="112" w:author="Kristján Jónasson - HI" w:date="2022-06-27T11:35:00Z">
        <w:r w:rsidR="0041438A">
          <w:t>úr skrá</w:t>
        </w:r>
      </w:ins>
      <w:del w:id="113" w:author="Kristján Jónasson - HI" w:date="2022-06-27T11:35:00Z">
        <w:r w:rsidRPr="00A97120" w:rsidDel="0041438A">
          <w:delText>inn</w:delText>
        </w:r>
      </w:del>
      <w:r w:rsidRPr="00A97120">
        <w:t xml:space="preserve"> og vista síðan:</w:t>
      </w:r>
      <w:r w:rsidR="00E977A6" w:rsidRPr="00E977A6">
        <w:rPr>
          <w:noProof/>
        </w:rPr>
        <w:t xml:space="preserve"> </w:t>
      </w:r>
      <w:r w:rsidR="00E977A6" w:rsidRPr="00A97120">
        <w:rPr>
          <w:noProof/>
        </w:rPr>
        <w:drawing>
          <wp:inline distT="0" distB="0" distL="0" distR="0" wp14:anchorId="3C0CB59D" wp14:editId="4EA00BB2">
            <wp:extent cx="3408884" cy="336500"/>
            <wp:effectExtent l="0" t="0" r="127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0"/>
                    <a:srcRect r="2712" b="80727"/>
                    <a:stretch/>
                  </pic:blipFill>
                  <pic:spPr bwMode="auto">
                    <a:xfrm>
                      <a:off x="0" y="0"/>
                      <a:ext cx="3449126" cy="3404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926" w:type="dxa"/>
        <w:tblLook w:val="04A0" w:firstRow="1" w:lastRow="0" w:firstColumn="1" w:lastColumn="0" w:noHBand="0" w:noVBand="1"/>
      </w:tblPr>
      <w:tblGrid>
        <w:gridCol w:w="1129"/>
        <w:gridCol w:w="1134"/>
        <w:gridCol w:w="6663"/>
      </w:tblGrid>
      <w:tr w:rsidR="0030660A" w:rsidRPr="005E2666" w14:paraId="0DEEB1C3" w14:textId="77777777" w:rsidTr="00EE4225">
        <w:tc>
          <w:tcPr>
            <w:tcW w:w="1129" w:type="dxa"/>
          </w:tcPr>
          <w:p w14:paraId="3C94620B" w14:textId="77777777" w:rsidR="0030660A" w:rsidRPr="00DD1907" w:rsidRDefault="0030660A" w:rsidP="00E15CA6">
            <w:pPr>
              <w:pStyle w:val="Feitreitur"/>
            </w:pPr>
            <w:r w:rsidRPr="00DD1907">
              <w:t>Use preset</w:t>
            </w:r>
          </w:p>
        </w:tc>
        <w:tc>
          <w:tcPr>
            <w:tcW w:w="1134" w:type="dxa"/>
          </w:tcPr>
          <w:p w14:paraId="23822514" w14:textId="77777777" w:rsidR="0030660A" w:rsidRPr="00E15CA6" w:rsidRDefault="0030660A" w:rsidP="00E15CA6">
            <w:pPr>
              <w:pStyle w:val="Reitur"/>
            </w:pPr>
            <w:r w:rsidRPr="00E15CA6">
              <w:t>Nota forgefið</w:t>
            </w:r>
          </w:p>
        </w:tc>
        <w:tc>
          <w:tcPr>
            <w:tcW w:w="6663" w:type="dxa"/>
          </w:tcPr>
          <w:p w14:paraId="52D52504" w14:textId="480D3A9F" w:rsidR="0030660A" w:rsidRPr="005E2666" w:rsidDel="0041438A" w:rsidRDefault="0030660A" w:rsidP="00522CB9">
            <w:pPr>
              <w:pStyle w:val="Reitur"/>
              <w:rPr>
                <w:del w:id="114" w:author="Kristján Jónasson - HI" w:date="2022-06-27T11:36:00Z"/>
              </w:rPr>
            </w:pPr>
            <w:r w:rsidRPr="005E2666">
              <w:t xml:space="preserve">Velja má nokkur kosningaúrslit sem fyrir liggja í hugbúnaðinum. Í boði eru úrslit </w:t>
            </w:r>
            <w:r w:rsidR="006004B8" w:rsidRPr="005E2666">
              <w:t xml:space="preserve">m.a. </w:t>
            </w:r>
            <w:r w:rsidRPr="005E2666">
              <w:t>allra kosninga til Alþingis á þessari öld</w:t>
            </w:r>
            <w:ins w:id="115" w:author="Kristján Jónasson - HI" w:date="2022-06-27T11:36:00Z">
              <w:r w:rsidR="0041438A">
                <w:t xml:space="preserve"> og auk þess </w:t>
              </w:r>
            </w:ins>
            <w:del w:id="116" w:author="Kristján Jónasson - HI" w:date="2022-06-27T11:36:00Z">
              <w:r w:rsidRPr="005E2666" w:rsidDel="0041438A">
                <w:delText xml:space="preserve">. </w:delText>
              </w:r>
            </w:del>
          </w:p>
          <w:p w14:paraId="55F9DF7F" w14:textId="1B47E16B" w:rsidR="0030660A" w:rsidRPr="005E2666" w:rsidDel="00EF26D4" w:rsidRDefault="0030660A" w:rsidP="0041438A">
            <w:pPr>
              <w:pStyle w:val="Reitur"/>
              <w:rPr>
                <w:del w:id="117" w:author="Kristján Jónasson - HI" w:date="2022-06-27T13:12:00Z"/>
              </w:rPr>
            </w:pPr>
            <w:del w:id="118" w:author="Kristján Jónasson - HI" w:date="2022-06-27T11:36:00Z">
              <w:r w:rsidRPr="005E2666" w:rsidDel="0041438A">
                <w:delText xml:space="preserve">Auk þess </w:delText>
              </w:r>
            </w:del>
            <w:r w:rsidR="00FF2167" w:rsidRPr="005E2666">
              <w:t>samnefnari þeirra,</w:t>
            </w:r>
            <w:r w:rsidRPr="005E2666">
              <w:t xml:space="preserve"> </w:t>
            </w:r>
            <w:ins w:id="119" w:author="Kristján Jónasson - HI" w:date="2022-06-27T11:36:00Z">
              <w:r w:rsidR="0041438A">
                <w:t xml:space="preserve">fyrrnefnd </w:t>
              </w:r>
            </w:ins>
            <w:r w:rsidRPr="005E2666">
              <w:rPr>
                <w:i/>
                <w:iCs/>
              </w:rPr>
              <w:t>Aldarkosning</w:t>
            </w:r>
            <w:del w:id="120" w:author="Kristján Jónasson - HI" w:date="2022-06-27T11:36:00Z">
              <w:r w:rsidR="00FF2167" w:rsidRPr="005E2666" w:rsidDel="00FC5EEE">
                <w:rPr>
                  <w:i/>
                  <w:iCs/>
                </w:rPr>
                <w:delText>in</w:delText>
              </w:r>
              <w:r w:rsidRPr="005E2666" w:rsidDel="00FC5EEE">
                <w:delText xml:space="preserve"> (e. 21st century average)</w:delText>
              </w:r>
              <w:r w:rsidR="00FF2167" w:rsidRPr="005E2666" w:rsidDel="00FC5EEE">
                <w:delText xml:space="preserve"> fyrrnefnda</w:delText>
              </w:r>
            </w:del>
            <w:r w:rsidRPr="005E2666">
              <w:t>.</w:t>
            </w:r>
            <w:del w:id="121" w:author="Kristján Jónasson - HI" w:date="2022-06-27T13:12:00Z">
              <w:r w:rsidRPr="005E2666" w:rsidDel="00EF26D4">
                <w:delText xml:space="preserve"> </w:delText>
              </w:r>
            </w:del>
          </w:p>
          <w:p w14:paraId="6DFFEB31" w14:textId="3B102794" w:rsidR="0030660A" w:rsidRPr="005E2666" w:rsidRDefault="0030660A" w:rsidP="00E15CA6">
            <w:pPr>
              <w:pStyle w:val="Reitur"/>
            </w:pPr>
            <w:del w:id="122" w:author="Kristján Jónasson - HI" w:date="2022-06-27T13:12:00Z">
              <w:r w:rsidRPr="005E2666" w:rsidDel="00EF26D4">
                <w:delText>Frekari dæmi munu bætast við.</w:delText>
              </w:r>
            </w:del>
          </w:p>
        </w:tc>
      </w:tr>
      <w:tr w:rsidR="0030660A" w:rsidRPr="005E2666" w14:paraId="1013D15B" w14:textId="77777777" w:rsidTr="00EE4225">
        <w:tc>
          <w:tcPr>
            <w:tcW w:w="1129" w:type="dxa"/>
          </w:tcPr>
          <w:p w14:paraId="19263C2A" w14:textId="77777777" w:rsidR="0030660A" w:rsidRPr="00DD1907" w:rsidRDefault="0030660A" w:rsidP="00E15CA6">
            <w:pPr>
              <w:pStyle w:val="Feitreitur"/>
            </w:pPr>
            <w:r w:rsidRPr="00DD1907">
              <w:t>Load from file</w:t>
            </w:r>
          </w:p>
        </w:tc>
        <w:tc>
          <w:tcPr>
            <w:tcW w:w="1134" w:type="dxa"/>
          </w:tcPr>
          <w:p w14:paraId="6ADEE52E" w14:textId="77777777" w:rsidR="0030660A" w:rsidRPr="005E2666" w:rsidRDefault="0030660A" w:rsidP="00E15CA6">
            <w:pPr>
              <w:pStyle w:val="Reitur"/>
            </w:pPr>
            <w:r w:rsidRPr="005E2666">
              <w:t>Hlaða upp úr skrá</w:t>
            </w:r>
          </w:p>
        </w:tc>
        <w:tc>
          <w:tcPr>
            <w:tcW w:w="6663" w:type="dxa"/>
          </w:tcPr>
          <w:p w14:paraId="37CA89F7" w14:textId="3FA99E46" w:rsidR="0030660A" w:rsidRPr="005E2666" w:rsidRDefault="0030660A" w:rsidP="00E15CA6">
            <w:pPr>
              <w:pStyle w:val="Reitur"/>
            </w:pPr>
            <w:r w:rsidRPr="005E2666">
              <w:t xml:space="preserve">Notandinn getur búið til Excel-skrá (af gerðinni </w:t>
            </w:r>
            <w:r w:rsidR="005D3378" w:rsidRPr="005E2666">
              <w:rPr>
                <w:i/>
                <w:iCs/>
              </w:rPr>
              <w:t>nafn.</w:t>
            </w:r>
            <w:r w:rsidRPr="005E2666">
              <w:rPr>
                <w:i/>
                <w:iCs/>
              </w:rPr>
              <w:t>xlsx</w:t>
            </w:r>
            <w:r w:rsidRPr="005E2666">
              <w:t>) og hlaðið henni upp. Uppsetningin verður að vera eins og í sjálfgefna sýnishorninu hér á undan, t.d. eru kjördæmin talin upp í fyrsta dálki og flokkarnir í fyrstu röð með nöfnum eða bókstöfum.</w:t>
            </w:r>
            <w:r w:rsidR="00FF2167" w:rsidRPr="005E2666">
              <w:t xml:space="preserve"> </w:t>
            </w:r>
            <w:r w:rsidRPr="005E2666">
              <w:t>Yfirskriftirnar þeirra dálka verða að vera</w:t>
            </w:r>
            <w:del w:id="123" w:author="Kristján Jónasson - HI" w:date="2022-06-25T09:27:00Z">
              <w:r w:rsidRPr="005E2666" w:rsidDel="004142CF">
                <w:delText xml:space="preserve">  </w:delText>
              </w:r>
            </w:del>
            <w:ins w:id="124" w:author="Kristján Jónasson - HI" w:date="2022-06-25T09:27:00Z">
              <w:r w:rsidR="004142CF">
                <w:t xml:space="preserve"> </w:t>
              </w:r>
            </w:ins>
            <w:r w:rsidRPr="005E2666">
              <w:t xml:space="preserve">orðin „cons“ og „adj“ (án # sem bætist sjálfkrafa við). Fyrri dálkurinn skal því innihalda tölu kjördæmissæta en sá seinni tölu jöfnunarsæta; hvort tveggja eftir kjördæmum. </w:t>
            </w:r>
          </w:p>
          <w:p w14:paraId="701B88B7" w14:textId="7DDC1E5E" w:rsidR="0030660A" w:rsidRPr="005E2666" w:rsidRDefault="0030660A" w:rsidP="00E15CA6">
            <w:pPr>
              <w:pStyle w:val="Reitur"/>
            </w:pPr>
            <w:r w:rsidRPr="005E2666">
              <w:t xml:space="preserve">Sé um einvíða kosningu að ræða, t.d. sveitarstjórnarkosningu, kosningu í einu kjördæmi eða e.k. landskjör, koma jöfnunarsæti </w:t>
            </w:r>
            <w:r w:rsidR="003C1D7A" w:rsidRPr="005E2666">
              <w:t xml:space="preserve">að jafnaði </w:t>
            </w:r>
            <w:r w:rsidRPr="005E2666">
              <w:t>ekki við sögu. Samsvarandi tala skal þá vera núll.</w:t>
            </w:r>
            <w:r w:rsidR="003C1D7A" w:rsidRPr="005E2666">
              <w:t xml:space="preserve"> </w:t>
            </w:r>
            <w:ins w:id="125" w:author="Kristján Jónasson - HI" w:date="2022-06-27T11:55:00Z">
              <w:r w:rsidR="00465E1C">
                <w:t>[xxxx hér er fleirtölureglan brotin??]</w:t>
              </w:r>
            </w:ins>
          </w:p>
          <w:p w14:paraId="023A4272" w14:textId="5E67349D" w:rsidR="0030660A" w:rsidRPr="005E2666" w:rsidRDefault="0030660A" w:rsidP="00E15CA6">
            <w:pPr>
              <w:pStyle w:val="Reitur"/>
            </w:pPr>
            <w:r w:rsidRPr="005E2666">
              <w:t>Sleppa má þessum tveimur sætadálkum en þá býr hermirinn sjálfur til þessa dálka en fyllir þá með núllum. Notandinn verður þá að slá inn tölur ofan í núllin, beint á</w:t>
            </w:r>
            <w:ins w:id="126" w:author="Kristján Jónasson - HI" w:date="2022-06-27T11:57:00Z">
              <w:r w:rsidR="00465E1C">
                <w:t xml:space="preserve"> skjámyndinni</w:t>
              </w:r>
            </w:ins>
            <w:del w:id="127" w:author="Kristján Jónasson - HI" w:date="2022-06-27T11:57:00Z">
              <w:r w:rsidRPr="005E2666" w:rsidDel="00465E1C">
                <w:delText xml:space="preserve"> síðunni</w:delText>
              </w:r>
            </w:del>
            <w:r w:rsidRPr="005E2666">
              <w:t xml:space="preserve">. </w:t>
            </w:r>
          </w:p>
        </w:tc>
      </w:tr>
      <w:tr w:rsidR="0030660A" w:rsidRPr="005E2666" w14:paraId="2013817E" w14:textId="77777777" w:rsidTr="00EE4225">
        <w:tc>
          <w:tcPr>
            <w:tcW w:w="1129" w:type="dxa"/>
          </w:tcPr>
          <w:p w14:paraId="63533D8A" w14:textId="77777777" w:rsidR="0030660A" w:rsidRPr="00DD1907" w:rsidRDefault="0030660A" w:rsidP="00E15CA6">
            <w:pPr>
              <w:pStyle w:val="Feitreitur"/>
            </w:pPr>
            <w:r w:rsidRPr="00DD1907">
              <w:t>Delete table</w:t>
            </w:r>
          </w:p>
        </w:tc>
        <w:tc>
          <w:tcPr>
            <w:tcW w:w="1134" w:type="dxa"/>
          </w:tcPr>
          <w:p w14:paraId="0B6CD1CB" w14:textId="77777777" w:rsidR="0030660A" w:rsidRPr="005E2666" w:rsidRDefault="0030660A" w:rsidP="00E15CA6">
            <w:pPr>
              <w:pStyle w:val="Reitur"/>
            </w:pPr>
            <w:r w:rsidRPr="005E2666">
              <w:t>Eyða töflunni</w:t>
            </w:r>
          </w:p>
        </w:tc>
        <w:tc>
          <w:tcPr>
            <w:tcW w:w="6663" w:type="dxa"/>
          </w:tcPr>
          <w:p w14:paraId="68B9197B" w14:textId="77777777" w:rsidR="0030660A" w:rsidRPr="005E2666" w:rsidRDefault="0030660A" w:rsidP="00E15CA6">
            <w:pPr>
              <w:pStyle w:val="Reitur"/>
            </w:pPr>
            <w:r w:rsidRPr="005E2666">
              <w:t>Allri töflunni er eytt, atkvæðum og sætatölum.</w:t>
            </w:r>
          </w:p>
        </w:tc>
      </w:tr>
      <w:tr w:rsidR="0030660A" w:rsidRPr="005E2666" w14:paraId="0C186438" w14:textId="77777777" w:rsidTr="00EE4225">
        <w:tc>
          <w:tcPr>
            <w:tcW w:w="1129" w:type="dxa"/>
          </w:tcPr>
          <w:p w14:paraId="275B7147" w14:textId="77777777" w:rsidR="0030660A" w:rsidRPr="00DD1907" w:rsidRDefault="0030660A" w:rsidP="00E15CA6">
            <w:pPr>
              <w:pStyle w:val="Feitreitur"/>
            </w:pPr>
            <w:r w:rsidRPr="00DD1907">
              <w:t>Save</w:t>
            </w:r>
          </w:p>
        </w:tc>
        <w:tc>
          <w:tcPr>
            <w:tcW w:w="1134" w:type="dxa"/>
          </w:tcPr>
          <w:p w14:paraId="7A15749A" w14:textId="77777777" w:rsidR="0030660A" w:rsidRPr="005E2666" w:rsidRDefault="0030660A" w:rsidP="00E15CA6">
            <w:pPr>
              <w:pStyle w:val="Reitur"/>
            </w:pPr>
            <w:r w:rsidRPr="005E2666">
              <w:t>Vista töfluna</w:t>
            </w:r>
          </w:p>
        </w:tc>
        <w:tc>
          <w:tcPr>
            <w:tcW w:w="6663" w:type="dxa"/>
          </w:tcPr>
          <w:p w14:paraId="2427208C" w14:textId="2CD3B66F" w:rsidR="0030660A" w:rsidRPr="005E2666" w:rsidRDefault="0030660A" w:rsidP="00E15CA6">
            <w:pPr>
              <w:pStyle w:val="Reitur"/>
            </w:pPr>
            <w:r w:rsidRPr="005E2666">
              <w:t xml:space="preserve">Vista má alla töfluna, með atkvæða- og sætatölum, sem Excel-skrá (af gerðinni </w:t>
            </w:r>
            <w:r w:rsidR="005D3378" w:rsidRPr="005E2666">
              <w:rPr>
                <w:i/>
                <w:iCs/>
              </w:rPr>
              <w:t>nafn.</w:t>
            </w:r>
            <w:r w:rsidRPr="005E2666">
              <w:rPr>
                <w:i/>
                <w:iCs/>
              </w:rPr>
              <w:t>xlsx</w:t>
            </w:r>
            <w:r w:rsidRPr="005E2666">
              <w:t>) á tölvu notandans. Hann velur nafn og stað.</w:t>
            </w:r>
          </w:p>
        </w:tc>
      </w:tr>
      <w:tr w:rsidR="0030660A" w:rsidRPr="005E2666" w14:paraId="5CE684A7" w14:textId="77777777" w:rsidTr="00EE4225">
        <w:tc>
          <w:tcPr>
            <w:tcW w:w="1129" w:type="dxa"/>
          </w:tcPr>
          <w:p w14:paraId="1EC96527" w14:textId="77777777" w:rsidR="0030660A" w:rsidRPr="00DD1907" w:rsidRDefault="0030660A" w:rsidP="00E15CA6">
            <w:pPr>
              <w:pStyle w:val="Feitreitur"/>
            </w:pPr>
            <w:r w:rsidRPr="00DD1907">
              <w:t>Load all</w:t>
            </w:r>
          </w:p>
        </w:tc>
        <w:tc>
          <w:tcPr>
            <w:tcW w:w="1134" w:type="dxa"/>
          </w:tcPr>
          <w:p w14:paraId="2F3A5479" w14:textId="77777777" w:rsidR="0030660A" w:rsidRPr="005E2666" w:rsidRDefault="0030660A" w:rsidP="00E15CA6">
            <w:pPr>
              <w:pStyle w:val="Reitur"/>
            </w:pPr>
            <w:r w:rsidRPr="005E2666">
              <w:t>Hlaða öllu upp úr skrá</w:t>
            </w:r>
          </w:p>
        </w:tc>
        <w:tc>
          <w:tcPr>
            <w:tcW w:w="6663" w:type="dxa"/>
          </w:tcPr>
          <w:p w14:paraId="6BC76E7C" w14:textId="6D90FF77" w:rsidR="0030660A" w:rsidRPr="005E2666" w:rsidRDefault="0030660A" w:rsidP="00E15CA6">
            <w:pPr>
              <w:pStyle w:val="Reitur"/>
            </w:pPr>
            <w:r w:rsidRPr="005E2666">
              <w:t xml:space="preserve">Ekki aðeins er unnt að hlaða upp gögnum </w:t>
            </w:r>
            <w:r w:rsidR="00E668A5" w:rsidRPr="005E2666">
              <w:t xml:space="preserve">inn </w:t>
            </w:r>
            <w:r w:rsidRPr="005E2666">
              <w:t xml:space="preserve">í þessa síðu, </w:t>
            </w:r>
            <w:r w:rsidRPr="005E2666">
              <w:rPr>
                <w:i/>
                <w:iCs/>
              </w:rPr>
              <w:t>Source votes and seats</w:t>
            </w:r>
            <w:r w:rsidRPr="005E2666">
              <w:t>,</w:t>
            </w:r>
            <w:del w:id="128" w:author="Kristján Jónasson - HI" w:date="2022-06-25T09:27:00Z">
              <w:r w:rsidRPr="005E2666" w:rsidDel="004142CF">
                <w:rPr>
                  <w:i/>
                  <w:iCs/>
                </w:rPr>
                <w:delText xml:space="preserve"> </w:delText>
              </w:r>
              <w:r w:rsidRPr="005E2666" w:rsidDel="004142CF">
                <w:delText xml:space="preserve"> </w:delText>
              </w:r>
            </w:del>
            <w:ins w:id="129" w:author="Kristján Jónasson - HI" w:date="2022-06-25T09:27:00Z">
              <w:r w:rsidR="004142CF">
                <w:rPr>
                  <w:i/>
                  <w:iCs/>
                </w:rPr>
                <w:t xml:space="preserve"> </w:t>
              </w:r>
            </w:ins>
            <w:r w:rsidRPr="005E2666">
              <w:t xml:space="preserve">heldur líka </w:t>
            </w:r>
            <w:r w:rsidR="005D3378" w:rsidRPr="005E2666">
              <w:t>upplýsingum af</w:t>
            </w:r>
            <w:r w:rsidRPr="005E2666">
              <w:t xml:space="preserve"> síðunni </w:t>
            </w:r>
            <w:r w:rsidRPr="005E2666">
              <w:rPr>
                <w:i/>
                <w:iCs/>
              </w:rPr>
              <w:t>Electoral systems</w:t>
            </w:r>
            <w:r w:rsidRPr="005E2666">
              <w:t xml:space="preserve">. Þetta verður að vera skrá af gerðinni </w:t>
            </w:r>
            <w:r w:rsidR="005D3378" w:rsidRPr="005E2666">
              <w:rPr>
                <w:i/>
                <w:iCs/>
              </w:rPr>
              <w:t>nafn.</w:t>
            </w:r>
            <w:r w:rsidRPr="005E2666">
              <w:rPr>
                <w:i/>
                <w:iCs/>
              </w:rPr>
              <w:t>json</w:t>
            </w:r>
            <w:r w:rsidRPr="005E2666">
              <w:t>.</w:t>
            </w:r>
            <w:ins w:id="130" w:author="Kristján Jónasson - HI" w:date="2022-06-27T11:58:00Z">
              <w:r w:rsidR="00465E1C">
                <w:t xml:space="preserve"> [xxxx skipta á þessum hnappi og næsta og skýra frá </w:t>
              </w:r>
            </w:ins>
            <w:ins w:id="131" w:author="Kristján Jónasson - HI" w:date="2022-06-27T11:59:00Z">
              <w:r w:rsidR="00465E1C">
                <w:t>samhenginu við "Save all" hér].</w:t>
              </w:r>
            </w:ins>
          </w:p>
        </w:tc>
      </w:tr>
      <w:tr w:rsidR="0030660A" w:rsidRPr="005E2666" w14:paraId="7E9505AD" w14:textId="77777777" w:rsidTr="00EE4225">
        <w:tc>
          <w:tcPr>
            <w:tcW w:w="1129" w:type="dxa"/>
          </w:tcPr>
          <w:p w14:paraId="127BF361" w14:textId="77777777" w:rsidR="0030660A" w:rsidRPr="00DD1907" w:rsidRDefault="0030660A" w:rsidP="00E15CA6">
            <w:pPr>
              <w:pStyle w:val="Feitreitur"/>
            </w:pPr>
            <w:r w:rsidRPr="00DD1907">
              <w:t>Save all</w:t>
            </w:r>
          </w:p>
        </w:tc>
        <w:tc>
          <w:tcPr>
            <w:tcW w:w="1134" w:type="dxa"/>
          </w:tcPr>
          <w:p w14:paraId="38349B9E" w14:textId="77777777" w:rsidR="0030660A" w:rsidRPr="005E2666" w:rsidRDefault="0030660A" w:rsidP="00E15CA6">
            <w:pPr>
              <w:pStyle w:val="Reitur"/>
            </w:pPr>
            <w:r w:rsidRPr="005E2666">
              <w:t>Vista allt</w:t>
            </w:r>
          </w:p>
        </w:tc>
        <w:tc>
          <w:tcPr>
            <w:tcW w:w="6663" w:type="dxa"/>
          </w:tcPr>
          <w:p w14:paraId="5542CBE5" w14:textId="35AED284" w:rsidR="0030660A" w:rsidRPr="005E2666" w:rsidRDefault="0030660A" w:rsidP="00E15CA6">
            <w:pPr>
              <w:pStyle w:val="Reitur"/>
            </w:pPr>
            <w:r w:rsidRPr="005E2666">
              <w:t xml:space="preserve">Hér má vista bæði gögnin á þessari síðu, </w:t>
            </w:r>
            <w:r w:rsidRPr="005E2666">
              <w:rPr>
                <w:i/>
                <w:iCs/>
              </w:rPr>
              <w:t>Source votes and seats</w:t>
            </w:r>
            <w:r w:rsidRPr="005E2666">
              <w:t>,</w:t>
            </w:r>
            <w:r w:rsidRPr="005E2666">
              <w:rPr>
                <w:i/>
                <w:iCs/>
              </w:rPr>
              <w:t xml:space="preserve"> </w:t>
            </w:r>
            <w:r w:rsidRPr="005E2666">
              <w:t xml:space="preserve">ásamt þeim af síðunni </w:t>
            </w:r>
            <w:r w:rsidRPr="005E2666">
              <w:rPr>
                <w:i/>
                <w:iCs/>
              </w:rPr>
              <w:t>Electoral systems</w:t>
            </w:r>
            <w:r w:rsidRPr="005E2666">
              <w:t xml:space="preserve">. Þetta verður að </w:t>
            </w:r>
            <w:r w:rsidR="00E668A5" w:rsidRPr="005E2666">
              <w:t xml:space="preserve">vera </w:t>
            </w:r>
            <w:r w:rsidRPr="005E2666">
              <w:t xml:space="preserve">skrá af gerðinni </w:t>
            </w:r>
            <w:r w:rsidR="005D3378" w:rsidRPr="005E2666">
              <w:rPr>
                <w:i/>
                <w:iCs/>
              </w:rPr>
              <w:t>nafn.</w:t>
            </w:r>
            <w:r w:rsidRPr="005E2666">
              <w:rPr>
                <w:i/>
                <w:iCs/>
              </w:rPr>
              <w:t>json</w:t>
            </w:r>
            <w:r w:rsidRPr="005E2666">
              <w:t>.</w:t>
            </w:r>
          </w:p>
        </w:tc>
      </w:tr>
    </w:tbl>
    <w:p w14:paraId="3607B6DC" w14:textId="77777777" w:rsidR="0030660A" w:rsidRPr="00A97120" w:rsidRDefault="0030660A" w:rsidP="0030660A"/>
    <w:p w14:paraId="3AF6344E" w14:textId="77969AE4" w:rsidR="00BB5CA2" w:rsidRDefault="004465DA" w:rsidP="006C0B03">
      <w:r>
        <w:t xml:space="preserve">Eins og vikið er að í inngangi </w:t>
      </w:r>
      <w:r w:rsidR="0030660A" w:rsidRPr="00A97120">
        <w:t xml:space="preserve">er </w:t>
      </w:r>
      <w:r>
        <w:t xml:space="preserve">gengið </w:t>
      </w:r>
      <w:r w:rsidR="0030660A" w:rsidRPr="00A97120">
        <w:t xml:space="preserve">út frá því að tala þingsæta hvers kjördæmis (kjördæmis- og jöfnunarsæta) </w:t>
      </w:r>
      <w:r w:rsidR="0030660A">
        <w:t xml:space="preserve">og skipting þeirra milli kjördæma </w:t>
      </w:r>
      <w:r w:rsidR="0030660A" w:rsidRPr="00A97120">
        <w:t>liggi fyrir áður en gengið er til kosninga. Svo er á Ísland</w:t>
      </w:r>
      <w:ins w:id="132" w:author="Kristján Jónasson - HI" w:date="2022-06-27T11:59:00Z">
        <w:r w:rsidR="00465E1C">
          <w:t>i</w:t>
        </w:r>
      </w:ins>
      <w:r w:rsidR="0030660A" w:rsidRPr="00A97120">
        <w:t xml:space="preserve"> og </w:t>
      </w:r>
      <w:r w:rsidR="000A091D">
        <w:t xml:space="preserve">í </w:t>
      </w:r>
      <w:r w:rsidR="0030660A" w:rsidRPr="00A97120">
        <w:t xml:space="preserve">Noregi svo </w:t>
      </w:r>
      <w:r w:rsidR="000A091D">
        <w:t xml:space="preserve">að </w:t>
      </w:r>
      <w:r w:rsidR="0030660A" w:rsidRPr="00A97120">
        <w:t>dæmi séu tekin, en t.d. ekki í Svíþjóð.</w:t>
      </w:r>
      <w:r w:rsidR="0030660A">
        <w:t xml:space="preserve"> (Stefnt er að því að rýmka um þetta í síðari gerðum</w:t>
      </w:r>
      <w:r w:rsidR="000A091D">
        <w:t xml:space="preserve"> hermisins</w:t>
      </w:r>
      <w:r w:rsidR="0030660A">
        <w:t>.)</w:t>
      </w:r>
    </w:p>
    <w:p w14:paraId="111B761D" w14:textId="015FB880" w:rsidR="003D2686" w:rsidRPr="003B5627" w:rsidRDefault="003D2686" w:rsidP="003B5627">
      <w:pPr>
        <w:pStyle w:val="Heading1"/>
      </w:pPr>
      <w:bookmarkStart w:id="133" w:name="_Toc105511116"/>
      <w:r w:rsidRPr="003B5627">
        <w:lastRenderedPageBreak/>
        <w:t>Electoral systems</w:t>
      </w:r>
      <w:r w:rsidR="00953FAB" w:rsidRPr="003B5627">
        <w:t>: Kosningakerfi</w:t>
      </w:r>
      <w:bookmarkEnd w:id="133"/>
    </w:p>
    <w:p w14:paraId="5C4E50F9" w14:textId="05F029CC" w:rsidR="005845EB" w:rsidRPr="00A97120" w:rsidRDefault="00C574E0" w:rsidP="00E15CA6">
      <w:pPr>
        <w:pStyle w:val="Texti"/>
      </w:pPr>
      <w:r w:rsidRPr="00A97120">
        <w:rPr>
          <w:noProof/>
        </w:rPr>
        <w:drawing>
          <wp:inline distT="0" distB="0" distL="0" distR="0" wp14:anchorId="69802A6F" wp14:editId="786C3408">
            <wp:extent cx="5035550" cy="696052"/>
            <wp:effectExtent l="0" t="0" r="0" b="889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3"/>
                    <a:stretch>
                      <a:fillRect/>
                    </a:stretch>
                  </pic:blipFill>
                  <pic:spPr>
                    <a:xfrm>
                      <a:off x="0" y="0"/>
                      <a:ext cx="5064173" cy="700009"/>
                    </a:xfrm>
                    <a:prstGeom prst="rect">
                      <a:avLst/>
                    </a:prstGeom>
                  </pic:spPr>
                </pic:pic>
              </a:graphicData>
            </a:graphic>
          </wp:inline>
        </w:drawing>
      </w:r>
    </w:p>
    <w:p w14:paraId="0C3EA736" w14:textId="77777777" w:rsidR="003B5627" w:rsidRDefault="003B5627" w:rsidP="00E15CA6">
      <w:pPr>
        <w:pStyle w:val="Texti"/>
      </w:pPr>
    </w:p>
    <w:p w14:paraId="46657D47" w14:textId="7FB3C43A" w:rsidR="00E04E74" w:rsidRDefault="00E04E74" w:rsidP="00E15CA6">
      <w:pPr>
        <w:pStyle w:val="Texti"/>
        <w:rPr>
          <w:rFonts w:ascii="Arial" w:hAnsi="Arial" w:cs="Arial"/>
          <w:color w:val="222222"/>
          <w:shd w:val="clear" w:color="auto" w:fill="FFFFFF"/>
        </w:rPr>
      </w:pPr>
      <w:r>
        <w:t xml:space="preserve">Sjálfgefið er </w:t>
      </w:r>
      <w:r w:rsidRPr="00E04E74">
        <w:t>að þessi gluggi birtist</w:t>
      </w:r>
      <w:r w:rsidR="003B5627">
        <w:t xml:space="preserve"> þegar síðan er opnuð</w:t>
      </w:r>
      <w:r w:rsidRPr="00E04E74">
        <w:t>:</w:t>
      </w:r>
      <w:del w:id="134" w:author="Kristján Jónasson - HI" w:date="2022-06-25T09:27:00Z">
        <w:r w:rsidRPr="00A97120" w:rsidDel="004142CF">
          <w:rPr>
            <w:rFonts w:ascii="Arial" w:hAnsi="Arial" w:cs="Arial"/>
            <w:color w:val="222222"/>
            <w:shd w:val="clear" w:color="auto" w:fill="FFFFFF"/>
          </w:rPr>
          <w:delText xml:space="preserve">  </w:delText>
        </w:r>
      </w:del>
      <w:ins w:id="135" w:author="Kristján Jónasson - HI" w:date="2022-06-25T09:27:00Z">
        <w:r w:rsidR="004142CF">
          <w:rPr>
            <w:rFonts w:ascii="Arial" w:hAnsi="Arial" w:cs="Arial"/>
            <w:color w:val="222222"/>
            <w:shd w:val="clear" w:color="auto" w:fill="FFFFFF"/>
          </w:rPr>
          <w:t xml:space="preserve"> </w:t>
        </w:r>
      </w:ins>
    </w:p>
    <w:p w14:paraId="3E83DBC5" w14:textId="36622052" w:rsidR="00E04E74" w:rsidRPr="00A97120" w:rsidRDefault="00A55783" w:rsidP="00A55783">
      <w:pPr>
        <w:pStyle w:val="Texti"/>
        <w:jc w:val="center"/>
        <w:pPrChange w:id="136" w:author="Kristján Jónasson - HI" w:date="2022-06-27T13:18:00Z">
          <w:pPr>
            <w:pStyle w:val="Texti"/>
          </w:pPr>
        </w:pPrChange>
      </w:pPr>
      <w:ins w:id="137" w:author="Kristján Jónasson - HI" w:date="2022-06-27T13:18:00Z">
        <w:r w:rsidRPr="00A55783">
          <w:drawing>
            <wp:inline distT="0" distB="0" distL="0" distR="0" wp14:anchorId="6D7ECCEB" wp14:editId="7289F7E0">
              <wp:extent cx="4854157" cy="2767458"/>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4897841" cy="2792363"/>
                      </a:xfrm>
                      <a:prstGeom prst="rect">
                        <a:avLst/>
                      </a:prstGeom>
                    </pic:spPr>
                  </pic:pic>
                </a:graphicData>
              </a:graphic>
            </wp:inline>
          </w:drawing>
        </w:r>
      </w:ins>
    </w:p>
    <w:p w14:paraId="6392D946" w14:textId="1D356A18" w:rsidR="00E04E74" w:rsidRDefault="00E04E74" w:rsidP="00E15CA6">
      <w:pPr>
        <w:pStyle w:val="Texti"/>
      </w:pPr>
      <w:del w:id="138" w:author="Kristján Jónasson - HI" w:date="2022-06-27T13:19:00Z">
        <w:r w:rsidDel="002E1093">
          <w:rPr>
            <w:noProof/>
          </w:rPr>
          <w:drawing>
            <wp:inline distT="0" distB="0" distL="0" distR="0" wp14:anchorId="6C3BDF5C" wp14:editId="1B094352">
              <wp:extent cx="5759450" cy="1210945"/>
              <wp:effectExtent l="0" t="0" r="0"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759450" cy="1210945"/>
                      </a:xfrm>
                      <a:prstGeom prst="rect">
                        <a:avLst/>
                      </a:prstGeom>
                    </pic:spPr>
                  </pic:pic>
                </a:graphicData>
              </a:graphic>
            </wp:inline>
          </w:drawing>
        </w:r>
      </w:del>
    </w:p>
    <w:p w14:paraId="415B6CD7" w14:textId="069B20D0" w:rsidR="003B5627" w:rsidRDefault="003B5627" w:rsidP="00E15CA6">
      <w:pPr>
        <w:pStyle w:val="Texti"/>
      </w:pPr>
    </w:p>
    <w:p w14:paraId="78AD365F" w14:textId="5574C10A" w:rsidR="004B520E" w:rsidDel="00522CB9" w:rsidRDefault="003B5627" w:rsidP="00E15CA6">
      <w:pPr>
        <w:pStyle w:val="Texti"/>
        <w:rPr>
          <w:del w:id="139" w:author="Kristján Jónasson - HI" w:date="2022-06-27T12:00:00Z"/>
        </w:rPr>
      </w:pPr>
      <w:r>
        <w:t>Þetta er kosningakerfi</w:t>
      </w:r>
      <w:r w:rsidR="004B520E">
        <w:t>ð</w:t>
      </w:r>
      <w:r>
        <w:t xml:space="preserve"> </w:t>
      </w:r>
      <w:r w:rsidR="004B520E">
        <w:t>samkvæmt</w:t>
      </w:r>
      <w:r w:rsidRPr="00A97120">
        <w:t xml:space="preserve"> gildandi kosningalög</w:t>
      </w:r>
      <w:r w:rsidR="004B520E">
        <w:t>um</w:t>
      </w:r>
      <w:r>
        <w:t xml:space="preserve"> nr. 112/</w:t>
      </w:r>
      <w:r w:rsidRPr="00A97120">
        <w:t xml:space="preserve"> 202</w:t>
      </w:r>
      <w:r>
        <w:t>1</w:t>
      </w:r>
      <w:r w:rsidRPr="00A97120">
        <w:t xml:space="preserve"> (sem eru að þessu leyti þau sömu og lög nr. 24/2000</w:t>
      </w:r>
      <w:ins w:id="140" w:author="Kristján Jónasson - HI" w:date="2022-06-27T13:20:00Z">
        <w:r w:rsidR="002E1093">
          <w:t xml:space="preserve"> </w:t>
        </w:r>
      </w:ins>
      <w:ins w:id="141" w:author="Kristján Jónasson - HI" w:date="2022-06-27T13:21:00Z">
        <w:r w:rsidR="002E1093">
          <w:t>skýra þetta betur ÞH</w:t>
        </w:r>
      </w:ins>
      <w:r w:rsidRPr="00A97120">
        <w:t xml:space="preserve">). </w:t>
      </w:r>
    </w:p>
    <w:p w14:paraId="02029980" w14:textId="5FF8E0F8" w:rsidR="004B520E" w:rsidRDefault="004B520E" w:rsidP="00E15CA6">
      <w:pPr>
        <w:pStyle w:val="Texti"/>
      </w:pPr>
      <w:r>
        <w:t>Notandinn getur síðan breytt þessu sjálfgefna kerfi og bætt við kerfum</w:t>
      </w:r>
      <w:r w:rsidR="00BD5BD9">
        <w:t>:</w:t>
      </w:r>
    </w:p>
    <w:p w14:paraId="69DB81E7" w14:textId="77777777" w:rsidR="00BD5BD9" w:rsidRPr="00A97120" w:rsidRDefault="00BD5BD9" w:rsidP="00E15CA6">
      <w:pPr>
        <w:pStyle w:val="Texti"/>
      </w:pPr>
    </w:p>
    <w:tbl>
      <w:tblPr>
        <w:tblStyle w:val="TableGrid"/>
        <w:tblW w:w="8926" w:type="dxa"/>
        <w:tblLook w:val="04A0" w:firstRow="1" w:lastRow="0" w:firstColumn="1" w:lastColumn="0" w:noHBand="0" w:noVBand="1"/>
      </w:tblPr>
      <w:tblGrid>
        <w:gridCol w:w="4116"/>
        <w:gridCol w:w="4810"/>
      </w:tblGrid>
      <w:tr w:rsidR="004B520E" w:rsidRPr="00A97120" w14:paraId="20691F38" w14:textId="77777777" w:rsidTr="00170798">
        <w:tc>
          <w:tcPr>
            <w:tcW w:w="4116" w:type="dxa"/>
          </w:tcPr>
          <w:p w14:paraId="3023C003" w14:textId="77777777" w:rsidR="004B520E" w:rsidRPr="00A97120" w:rsidRDefault="004B520E" w:rsidP="00E15CA6">
            <w:pPr>
              <w:pStyle w:val="Reitur"/>
            </w:pPr>
            <w:r>
              <w:rPr>
                <w:noProof/>
              </w:rPr>
              <w:drawing>
                <wp:inline distT="0" distB="0" distL="0" distR="0" wp14:anchorId="7BDF64EE" wp14:editId="44300A81">
                  <wp:extent cx="2472518" cy="783772"/>
                  <wp:effectExtent l="0" t="0" r="444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2494053" cy="790599"/>
                          </a:xfrm>
                          <a:prstGeom prst="rect">
                            <a:avLst/>
                          </a:prstGeom>
                        </pic:spPr>
                      </pic:pic>
                    </a:graphicData>
                  </a:graphic>
                </wp:inline>
              </w:drawing>
            </w:r>
          </w:p>
        </w:tc>
        <w:tc>
          <w:tcPr>
            <w:tcW w:w="4810" w:type="dxa"/>
          </w:tcPr>
          <w:p w14:paraId="6689F660" w14:textId="77777777" w:rsidR="004B520E" w:rsidRDefault="004B520E" w:rsidP="00E15CA6">
            <w:pPr>
              <w:pStyle w:val="Reitur"/>
            </w:pPr>
            <w:r w:rsidRPr="00A97120">
              <w:t xml:space="preserve">Gefa má hverju kerfi nafn. Hér er dæmi um tvö slík. Uppsetning fyrir nýtt kerfi fæst með því að styðja á „+“. Kerfi er eytt með styðja á ,,x‘‘. </w:t>
            </w:r>
          </w:p>
          <w:p w14:paraId="55BD9F0F" w14:textId="06271765" w:rsidR="004B520E" w:rsidRDefault="004B520E" w:rsidP="00E15CA6">
            <w:pPr>
              <w:pStyle w:val="Reitur"/>
            </w:pPr>
            <w:r w:rsidRPr="00A97120">
              <w:rPr>
                <w:noProof/>
              </w:rPr>
              <mc:AlternateContent>
                <mc:Choice Requires="wps">
                  <w:drawing>
                    <wp:anchor distT="0" distB="0" distL="114300" distR="114300" simplePos="0" relativeHeight="251696640" behindDoc="0" locked="0" layoutInCell="1" allowOverlap="1" wp14:anchorId="020FBD13" wp14:editId="30D53CF2">
                      <wp:simplePos x="0" y="0"/>
                      <wp:positionH relativeFrom="column">
                        <wp:posOffset>2512695</wp:posOffset>
                      </wp:positionH>
                      <wp:positionV relativeFrom="paragraph">
                        <wp:posOffset>107950</wp:posOffset>
                      </wp:positionV>
                      <wp:extent cx="299923" cy="0"/>
                      <wp:effectExtent l="0" t="76200" r="24130" b="95250"/>
                      <wp:wrapNone/>
                      <wp:docPr id="11" name="Straight Arrow Connector 11"/>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BD8D82" id="_x0000_t32" coordsize="21600,21600" o:spt="32" o:oned="t" path="m,l21600,21600e" filled="f">
                      <v:path arrowok="t" fillok="f" o:connecttype="none"/>
                      <o:lock v:ext="edit" shapetype="t"/>
                    </v:shapetype>
                    <v:shape id="Straight Arrow Connector 11" o:spid="_x0000_s1026" type="#_x0000_t32" style="position:absolute;margin-left:197.85pt;margin-top:8.5pt;width:23.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" strokecolor="#4472c4 [3204]" strokeweight=".5pt">
                      <v:stroke endarrow="block" joinstyle="miter"/>
                    </v:shape>
                  </w:pict>
                </mc:Fallback>
              </mc:AlternateContent>
            </w:r>
            <w:r w:rsidRPr="00A97120">
              <w:t>Þá er unnt að breyta röð kerfanna með örvum:</w:t>
            </w:r>
            <w:del w:id="142" w:author="Kristján Jónasson - HI" w:date="2022-06-25T09:27:00Z">
              <w:r w:rsidRPr="00A97120" w:rsidDel="004142CF">
                <w:delText xml:space="preserve">            </w:delText>
              </w:r>
            </w:del>
          </w:p>
          <w:p w14:paraId="668BE8A6" w14:textId="77777777" w:rsidR="004B520E" w:rsidRPr="00A97120" w:rsidRDefault="004B520E" w:rsidP="00E15CA6">
            <w:pPr>
              <w:pStyle w:val="Reitur"/>
            </w:pPr>
            <w:r>
              <w:t>O</w:t>
            </w:r>
            <w:r w:rsidRPr="00A97120">
              <w:t>g öfugt.</w:t>
            </w:r>
          </w:p>
        </w:tc>
      </w:tr>
    </w:tbl>
    <w:p w14:paraId="305AC21D" w14:textId="251365C5" w:rsidR="004B520E" w:rsidRDefault="004B520E" w:rsidP="00E15CA6">
      <w:pPr>
        <w:pStyle w:val="Texti"/>
      </w:pPr>
    </w:p>
    <w:p w14:paraId="1AE451D9" w14:textId="76C0FDA3" w:rsidR="002734ED" w:rsidRPr="00A97120" w:rsidRDefault="00703136" w:rsidP="00E15CA6">
      <w:pPr>
        <w:pStyle w:val="Texti"/>
        <w:rPr>
          <w:noProof/>
        </w:rPr>
      </w:pPr>
      <w:r w:rsidRPr="00A97120">
        <w:t xml:space="preserve">Á hinn </w:t>
      </w:r>
      <w:r w:rsidR="005412D1" w:rsidRPr="00A97120">
        <w:t>bóginn</w:t>
      </w:r>
      <w:r w:rsidRPr="00A97120">
        <w:t xml:space="preserve"> má hlaða kerfum upp með ýmsum hætti og vista þau</w:t>
      </w:r>
      <w:r w:rsidR="00BD5BD9">
        <w:t xml:space="preserve"> síðan til síðara brúks</w:t>
      </w:r>
      <w:r w:rsidRPr="00A97120">
        <w:t>:</w:t>
      </w:r>
    </w:p>
    <w:p w14:paraId="414D789C" w14:textId="6F012B3A" w:rsidR="002734ED" w:rsidRPr="00A97120" w:rsidRDefault="002734ED" w:rsidP="00E15CA6">
      <w:pPr>
        <w:pStyle w:val="Texti"/>
      </w:pPr>
      <w:r w:rsidRPr="00A97120">
        <w:rPr>
          <w:noProof/>
        </w:rPr>
        <w:lastRenderedPageBreak/>
        <w:drawing>
          <wp:inline distT="0" distB="0" distL="0" distR="0" wp14:anchorId="574DDD64" wp14:editId="13459210">
            <wp:extent cx="2836073" cy="42291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13"/>
                    <a:srcRect l="4321" t="46851" r="46412"/>
                    <a:stretch/>
                  </pic:blipFill>
                  <pic:spPr bwMode="auto">
                    <a:xfrm>
                      <a:off x="0" y="0"/>
                      <a:ext cx="2838118" cy="4232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926" w:type="dxa"/>
        <w:tblLook w:val="04A0" w:firstRow="1" w:lastRow="0" w:firstColumn="1" w:lastColumn="0" w:noHBand="0" w:noVBand="1"/>
      </w:tblPr>
      <w:tblGrid>
        <w:gridCol w:w="1631"/>
        <w:gridCol w:w="1559"/>
        <w:gridCol w:w="5736"/>
      </w:tblGrid>
      <w:tr w:rsidR="007620B7" w:rsidRPr="005E2666" w14:paraId="3AB48319" w14:textId="77777777" w:rsidTr="007F6396">
        <w:tc>
          <w:tcPr>
            <w:tcW w:w="1631" w:type="dxa"/>
          </w:tcPr>
          <w:p w14:paraId="2079D3AD" w14:textId="60AA0931" w:rsidR="007620B7" w:rsidRPr="00DD1907" w:rsidRDefault="002A0E7F" w:rsidP="00E15CA6">
            <w:pPr>
              <w:pStyle w:val="Feitreitur"/>
            </w:pPr>
            <w:r w:rsidRPr="00DD1907">
              <w:t>Load</w:t>
            </w:r>
            <w:r w:rsidR="007620B7" w:rsidRPr="00DD1907">
              <w:t xml:space="preserve"> from file</w:t>
            </w:r>
          </w:p>
        </w:tc>
        <w:tc>
          <w:tcPr>
            <w:tcW w:w="1559" w:type="dxa"/>
          </w:tcPr>
          <w:p w14:paraId="14938731" w14:textId="7FB7A3CF" w:rsidR="007620B7" w:rsidRPr="005E2666" w:rsidRDefault="00FC404F" w:rsidP="00E15CA6">
            <w:pPr>
              <w:pStyle w:val="Reitur"/>
            </w:pPr>
            <w:r w:rsidRPr="005E2666">
              <w:t>Hlaða upp úr skrá</w:t>
            </w:r>
          </w:p>
        </w:tc>
        <w:tc>
          <w:tcPr>
            <w:tcW w:w="5736" w:type="dxa"/>
          </w:tcPr>
          <w:p w14:paraId="2FF90F89" w14:textId="2FAC4549" w:rsidR="007620B7" w:rsidRPr="005E2666" w:rsidRDefault="007620B7" w:rsidP="00E15CA6">
            <w:pPr>
              <w:pStyle w:val="Reitur"/>
            </w:pPr>
            <w:r w:rsidRPr="005E2666">
              <w:t xml:space="preserve">Kallað á skrá með kosningakerfum sem notandinn hefur búið til áður. </w:t>
            </w:r>
            <w:r w:rsidR="007F2D7A" w:rsidRPr="005E2666">
              <w:t xml:space="preserve">Skráin verður að vera af gerðinni </w:t>
            </w:r>
            <w:r w:rsidR="005D3378" w:rsidRPr="005E2666">
              <w:rPr>
                <w:i/>
                <w:iCs/>
              </w:rPr>
              <w:t>nafn.</w:t>
            </w:r>
            <w:r w:rsidR="00A37614" w:rsidRPr="005E2666">
              <w:rPr>
                <w:i/>
                <w:iCs/>
              </w:rPr>
              <w:t>json</w:t>
            </w:r>
            <w:r w:rsidR="007F2D7A" w:rsidRPr="005E2666">
              <w:t>.</w:t>
            </w:r>
            <w:r w:rsidR="0030638C" w:rsidRPr="005E2666">
              <w:t xml:space="preserve"> </w:t>
            </w:r>
          </w:p>
          <w:p w14:paraId="7AB6324C" w14:textId="65E22D9D" w:rsidR="00C952ED" w:rsidRPr="005E2666" w:rsidRDefault="00C952ED" w:rsidP="00E15CA6">
            <w:pPr>
              <w:pStyle w:val="Reitur"/>
            </w:pPr>
            <w:r w:rsidRPr="005E2666">
              <w:t xml:space="preserve">Hafi gögnum verið hlaðið upp undir flipanum </w:t>
            </w:r>
            <w:r w:rsidRPr="005E2666">
              <w:rPr>
                <w:i/>
                <w:iCs/>
              </w:rPr>
              <w:t>Source votes and seats</w:t>
            </w:r>
            <w:r w:rsidRPr="005E2666">
              <w:t xml:space="preserve"> með því að velja </w:t>
            </w:r>
            <w:r w:rsidRPr="005E2666">
              <w:rPr>
                <w:i/>
                <w:iCs/>
              </w:rPr>
              <w:t>Load all</w:t>
            </w:r>
            <w:del w:id="143" w:author="Kristján Jónasson - HI" w:date="2022-06-25T09:27:00Z">
              <w:r w:rsidRPr="005E2666" w:rsidDel="004142CF">
                <w:delText xml:space="preserve">  </w:delText>
              </w:r>
            </w:del>
            <w:ins w:id="144" w:author="Kristján Jónasson - HI" w:date="2022-06-25T09:27:00Z">
              <w:r w:rsidR="004142CF">
                <w:t xml:space="preserve"> </w:t>
              </w:r>
            </w:ins>
            <w:r w:rsidRPr="005E2666">
              <w:t>eru gögn</w:t>
            </w:r>
            <w:r w:rsidR="009B4EB8" w:rsidRPr="005E2666">
              <w:t>in</w:t>
            </w:r>
            <w:r w:rsidRPr="005E2666">
              <w:t xml:space="preserve"> þegar komin. Slíkum allsherjarskrám er </w:t>
            </w:r>
            <w:r w:rsidR="00FD132D" w:rsidRPr="005E2666">
              <w:t xml:space="preserve">því </w:t>
            </w:r>
            <w:r w:rsidR="001660ED" w:rsidRPr="005E2666">
              <w:t>ekki</w:t>
            </w:r>
            <w:r w:rsidRPr="005E2666">
              <w:t xml:space="preserve"> unnt að hlaða upp undir þessum flipa</w:t>
            </w:r>
            <w:r w:rsidR="004C5BCB" w:rsidRPr="005E2666">
              <w:t xml:space="preserve"> heldur verður að gera það </w:t>
            </w:r>
            <w:r w:rsidR="00300D98" w:rsidRPr="005E2666">
              <w:t xml:space="preserve">á </w:t>
            </w:r>
            <w:r w:rsidR="00FD132D" w:rsidRPr="005E2666">
              <w:t>fyrrgreindri síðu.</w:t>
            </w:r>
          </w:p>
        </w:tc>
      </w:tr>
      <w:tr w:rsidR="007620B7" w:rsidRPr="005E2666" w14:paraId="4719EBFA" w14:textId="77777777" w:rsidTr="007F6396">
        <w:tc>
          <w:tcPr>
            <w:tcW w:w="1631" w:type="dxa"/>
          </w:tcPr>
          <w:p w14:paraId="39A16505" w14:textId="76EE2C93" w:rsidR="007620B7" w:rsidRPr="00DD1907" w:rsidRDefault="00C341A3" w:rsidP="00E15CA6">
            <w:pPr>
              <w:pStyle w:val="Feitreitur"/>
              <w:rPr>
                <w:color w:val="FF0000"/>
              </w:rPr>
            </w:pPr>
            <w:r w:rsidRPr="00DD1907">
              <w:t>Append</w:t>
            </w:r>
            <w:r w:rsidR="00185448" w:rsidRPr="00DD1907">
              <w:t xml:space="preserve"> from file</w:t>
            </w:r>
          </w:p>
        </w:tc>
        <w:tc>
          <w:tcPr>
            <w:tcW w:w="1559" w:type="dxa"/>
          </w:tcPr>
          <w:p w14:paraId="340AB83E" w14:textId="594769AD" w:rsidR="007620B7" w:rsidRPr="005E2666" w:rsidRDefault="00A37614" w:rsidP="00E15CA6">
            <w:pPr>
              <w:pStyle w:val="Reitur"/>
            </w:pPr>
            <w:r w:rsidRPr="005E2666">
              <w:t>Bæta við skrá</w:t>
            </w:r>
          </w:p>
        </w:tc>
        <w:tc>
          <w:tcPr>
            <w:tcW w:w="5736" w:type="dxa"/>
          </w:tcPr>
          <w:p w14:paraId="1A4AEAAF" w14:textId="56173198" w:rsidR="007620B7" w:rsidRPr="005E2666" w:rsidRDefault="00185448" w:rsidP="00E15CA6">
            <w:pPr>
              <w:pStyle w:val="Reitur"/>
            </w:pPr>
            <w:r w:rsidRPr="005E2666">
              <w:t xml:space="preserve">Sama og </w:t>
            </w:r>
            <w:r w:rsidR="0030638C" w:rsidRPr="005E2666">
              <w:t>hér á undan nema hvað upphlöðnu kerfin bætast aftan við þau kerfi sem kunna þegar að liggja fyrir</w:t>
            </w:r>
            <w:r w:rsidR="00B773A4" w:rsidRPr="005E2666">
              <w:t xml:space="preserve"> á skjánum</w:t>
            </w:r>
            <w:r w:rsidR="0030638C" w:rsidRPr="005E2666">
              <w:t>.</w:t>
            </w:r>
          </w:p>
        </w:tc>
      </w:tr>
      <w:tr w:rsidR="007620B7" w:rsidRPr="005E2666" w14:paraId="676FA104" w14:textId="77777777" w:rsidTr="007F6396">
        <w:tc>
          <w:tcPr>
            <w:tcW w:w="1631" w:type="dxa"/>
          </w:tcPr>
          <w:p w14:paraId="1E233D26" w14:textId="3E82B2FD" w:rsidR="007620B7" w:rsidRPr="00DD1907" w:rsidRDefault="007620B7" w:rsidP="00E15CA6">
            <w:pPr>
              <w:pStyle w:val="Feitreitur"/>
              <w:rPr>
                <w:color w:val="FF0000"/>
              </w:rPr>
            </w:pPr>
            <w:r w:rsidRPr="00DD1907">
              <w:t>Save</w:t>
            </w:r>
          </w:p>
        </w:tc>
        <w:tc>
          <w:tcPr>
            <w:tcW w:w="1559" w:type="dxa"/>
          </w:tcPr>
          <w:p w14:paraId="5E219EB0" w14:textId="62EAEF12" w:rsidR="007620B7" w:rsidRPr="005E2666" w:rsidRDefault="007620B7" w:rsidP="00E15CA6">
            <w:pPr>
              <w:pStyle w:val="Reitur"/>
            </w:pPr>
            <w:r w:rsidRPr="005E2666">
              <w:t>Vista</w:t>
            </w:r>
          </w:p>
        </w:tc>
        <w:tc>
          <w:tcPr>
            <w:tcW w:w="5736" w:type="dxa"/>
          </w:tcPr>
          <w:p w14:paraId="3CF92119" w14:textId="128C6E7E" w:rsidR="00365DEF" w:rsidRPr="005E2666" w:rsidRDefault="00464AA2" w:rsidP="00E15CA6">
            <w:pPr>
              <w:pStyle w:val="Reitur"/>
            </w:pPr>
            <w:r w:rsidRPr="005E2666">
              <w:t xml:space="preserve">Með því að styðja á þennan hnapp eru öll þau kerfi sem fyrir liggja varðveitt í skrá undir heitinu </w:t>
            </w:r>
            <w:r w:rsidR="005D3378" w:rsidRPr="005E2666">
              <w:rPr>
                <w:i/>
                <w:iCs/>
              </w:rPr>
              <w:t>nafn.</w:t>
            </w:r>
            <w:r w:rsidRPr="005E2666">
              <w:rPr>
                <w:i/>
                <w:iCs/>
              </w:rPr>
              <w:t>json</w:t>
            </w:r>
            <w:r w:rsidRPr="005E2666">
              <w:t xml:space="preserve">, þar sem notandinn getur valið nafn og ákveðið staðsetningu. </w:t>
            </w:r>
          </w:p>
          <w:p w14:paraId="4AD1A339" w14:textId="5AD9EC36" w:rsidR="00C71688" w:rsidRPr="005E2666" w:rsidRDefault="00464AA2" w:rsidP="00E15CA6">
            <w:pPr>
              <w:pStyle w:val="Reitur"/>
            </w:pPr>
            <w:r w:rsidRPr="005E2666">
              <w:t xml:space="preserve">Athuga ber að atkvæði og sæti af síðunni </w:t>
            </w:r>
            <w:r w:rsidRPr="005E2666">
              <w:rPr>
                <w:i/>
                <w:iCs/>
              </w:rPr>
              <w:t>Source votes and seats</w:t>
            </w:r>
            <w:r w:rsidRPr="005E2666">
              <w:t xml:space="preserve"> eru EKKI varðveitt</w:t>
            </w:r>
            <w:r w:rsidR="00576A58" w:rsidRPr="005E2666">
              <w:t xml:space="preserve"> með þessu</w:t>
            </w:r>
            <w:r w:rsidRPr="005E2666">
              <w:t xml:space="preserve">. Til þess þarf að beita </w:t>
            </w:r>
            <w:r w:rsidRPr="005E2666">
              <w:rPr>
                <w:i/>
                <w:iCs/>
              </w:rPr>
              <w:t>Save all</w:t>
            </w:r>
            <w:r w:rsidRPr="005E2666">
              <w:t xml:space="preserve"> á þeirri síðu; sjá hér á undan.</w:t>
            </w:r>
          </w:p>
        </w:tc>
      </w:tr>
    </w:tbl>
    <w:p w14:paraId="3F627CC2" w14:textId="6E7E5646" w:rsidR="00525742" w:rsidRPr="00A97120" w:rsidRDefault="00525742" w:rsidP="001677C6"/>
    <w:tbl>
      <w:tblPr>
        <w:tblStyle w:val="TableGrid"/>
        <w:tblW w:w="8926" w:type="dxa"/>
        <w:tblLook w:val="04A0" w:firstRow="1" w:lastRow="0" w:firstColumn="1" w:lastColumn="0" w:noHBand="0" w:noVBand="1"/>
      </w:tblPr>
      <w:tblGrid>
        <w:gridCol w:w="4116"/>
        <w:gridCol w:w="4810"/>
      </w:tblGrid>
      <w:tr w:rsidR="003B5627" w:rsidRPr="00A97120" w14:paraId="7EF42217" w14:textId="77777777" w:rsidTr="004B520E">
        <w:tc>
          <w:tcPr>
            <w:tcW w:w="4116" w:type="dxa"/>
          </w:tcPr>
          <w:p w14:paraId="14616A77" w14:textId="77777777" w:rsidR="003B5627" w:rsidRPr="00A97120" w:rsidRDefault="003B5627" w:rsidP="00E15CA6">
            <w:pPr>
              <w:pStyle w:val="Reitur"/>
            </w:pPr>
            <w:r>
              <w:rPr>
                <w:noProof/>
              </w:rPr>
              <w:drawing>
                <wp:inline distT="0" distB="0" distL="0" distR="0" wp14:anchorId="76CCD758" wp14:editId="2B6E4913">
                  <wp:extent cx="2472518" cy="783772"/>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2494053" cy="790599"/>
                          </a:xfrm>
                          <a:prstGeom prst="rect">
                            <a:avLst/>
                          </a:prstGeom>
                        </pic:spPr>
                      </pic:pic>
                    </a:graphicData>
                  </a:graphic>
                </wp:inline>
              </w:drawing>
            </w:r>
          </w:p>
        </w:tc>
        <w:tc>
          <w:tcPr>
            <w:tcW w:w="4810" w:type="dxa"/>
          </w:tcPr>
          <w:p w14:paraId="783E0229" w14:textId="77777777" w:rsidR="003B5627" w:rsidRDefault="003B5627" w:rsidP="00E15CA6">
            <w:pPr>
              <w:pStyle w:val="Reitur"/>
            </w:pPr>
            <w:r w:rsidRPr="00A97120">
              <w:t xml:space="preserve">Gefa má hverju kerfi nafn. Hér er dæmi um tvö slík. Uppsetning fyrir nýtt kerfi fæst með því að styðja á „+“. Kerfi er eytt með styðja á ,,x‘‘. </w:t>
            </w:r>
          </w:p>
          <w:p w14:paraId="7DE5E22A" w14:textId="272BEA91" w:rsidR="003B5627" w:rsidRDefault="003B5627" w:rsidP="00E15CA6">
            <w:pPr>
              <w:pStyle w:val="Reitur"/>
            </w:pPr>
            <w:r w:rsidRPr="00A97120">
              <w:rPr>
                <w:noProof/>
              </w:rPr>
              <mc:AlternateContent>
                <mc:Choice Requires="wps">
                  <w:drawing>
                    <wp:anchor distT="0" distB="0" distL="114300" distR="114300" simplePos="0" relativeHeight="251694592" behindDoc="0" locked="0" layoutInCell="1" allowOverlap="1" wp14:anchorId="40F62C5A" wp14:editId="3F10595A">
                      <wp:simplePos x="0" y="0"/>
                      <wp:positionH relativeFrom="column">
                        <wp:posOffset>2512695</wp:posOffset>
                      </wp:positionH>
                      <wp:positionV relativeFrom="paragraph">
                        <wp:posOffset>107950</wp:posOffset>
                      </wp:positionV>
                      <wp:extent cx="299923" cy="0"/>
                      <wp:effectExtent l="0" t="76200" r="24130" b="95250"/>
                      <wp:wrapNone/>
                      <wp:docPr id="28" name="Straight Arrow Connector 28"/>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5BC27" id="Straight Arrow Connector 28" o:spid="_x0000_s1026" type="#_x0000_t32" style="position:absolute;margin-left:197.85pt;margin-top:8.5pt;width:23.6pt;height:0;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" strokecolor="#4472c4 [3204]" strokeweight=".5pt">
                      <v:stroke endarrow="block" joinstyle="miter"/>
                    </v:shape>
                  </w:pict>
                </mc:Fallback>
              </mc:AlternateContent>
            </w:r>
            <w:r w:rsidRPr="00A97120">
              <w:t>Þá er unnt að breyta röð kerfanna með örvum:</w:t>
            </w:r>
            <w:del w:id="145" w:author="Kristján Jónasson - HI" w:date="2022-06-25T09:27:00Z">
              <w:r w:rsidRPr="00A97120" w:rsidDel="004142CF">
                <w:delText xml:space="preserve">            </w:delText>
              </w:r>
            </w:del>
          </w:p>
          <w:p w14:paraId="77226E73" w14:textId="77777777" w:rsidR="003B5627" w:rsidRPr="00A97120" w:rsidRDefault="003B5627" w:rsidP="00E15CA6">
            <w:pPr>
              <w:pStyle w:val="Reitur"/>
            </w:pPr>
            <w:r>
              <w:t>O</w:t>
            </w:r>
            <w:r w:rsidRPr="00A97120">
              <w:t>g öfugt.</w:t>
            </w:r>
          </w:p>
        </w:tc>
      </w:tr>
    </w:tbl>
    <w:p w14:paraId="4C2AA436" w14:textId="77777777" w:rsidR="004B520E" w:rsidRDefault="004B520E" w:rsidP="00E15CA6">
      <w:pPr>
        <w:pStyle w:val="Texti"/>
      </w:pPr>
    </w:p>
    <w:p w14:paraId="38505CB4" w14:textId="32B27CA1" w:rsidR="00BD5BD9" w:rsidRDefault="00BD5BD9" w:rsidP="00E15CA6">
      <w:pPr>
        <w:pStyle w:val="Texti"/>
      </w:pPr>
      <w:r>
        <w:t>Það er meginkostur Kosningahermisins</w:t>
      </w:r>
      <w:del w:id="146" w:author="Kristján Jónasson - HI" w:date="2022-06-25T09:27:00Z">
        <w:r w:rsidDel="004142CF">
          <w:delText xml:space="preserve">  </w:delText>
        </w:r>
      </w:del>
      <w:ins w:id="147" w:author="Kristján Jónasson - HI" w:date="2022-06-25T09:27:00Z">
        <w:r w:rsidR="004142CF">
          <w:t xml:space="preserve"> </w:t>
        </w:r>
      </w:ins>
      <w:r>
        <w:t>að unnt er að k</w:t>
      </w:r>
      <w:r w:rsidR="004B520E">
        <w:t xml:space="preserve">anna mörg kosningakerfi samtímis. </w:t>
      </w:r>
      <w:r w:rsidR="004B520E" w:rsidRPr="00A97120">
        <w:t xml:space="preserve">Vilji notandinn bera saman kerfi (t.d. eitt byggt á reglu </w:t>
      </w:r>
      <w:r w:rsidR="004B520E" w:rsidRPr="00A97120">
        <w:rPr>
          <w:i/>
          <w:iCs/>
        </w:rPr>
        <w:t>D‘Hondts</w:t>
      </w:r>
      <w:r w:rsidR="004B520E" w:rsidRPr="00A97120">
        <w:t xml:space="preserve"> en annað á reglu </w:t>
      </w:r>
      <w:r w:rsidR="004B520E" w:rsidRPr="00A97120">
        <w:rPr>
          <w:i/>
          <w:iCs/>
        </w:rPr>
        <w:t>Lagües</w:t>
      </w:r>
      <w:r w:rsidR="004B520E" w:rsidRPr="00A97120">
        <w:t xml:space="preserve">) er mikilvægt að gera það í sömu keyrslu en þannig er tryggt að </w:t>
      </w:r>
      <w:r w:rsidR="004B520E">
        <w:t>allar</w:t>
      </w:r>
      <w:r w:rsidR="004B520E" w:rsidRPr="00A97120">
        <w:t xml:space="preserve"> atkvæðatölurnar</w:t>
      </w:r>
      <w:r w:rsidR="004B520E">
        <w:t>,</w:t>
      </w:r>
      <w:r w:rsidR="004B520E" w:rsidRPr="00A97120">
        <w:t>þær sem lagðar eru til grundvallar og hinar sem búnar eru til með hermun</w:t>
      </w:r>
      <w:r w:rsidR="004B520E">
        <w:t>,</w:t>
      </w:r>
      <w:r w:rsidR="004B520E" w:rsidRPr="00A97120">
        <w:t xml:space="preserve"> séu þær sömu</w:t>
      </w:r>
      <w:r w:rsidR="004B520E">
        <w:t xml:space="preserve"> og niðurstöður því með öllu sambærilegar</w:t>
      </w:r>
      <w:r w:rsidR="004B520E" w:rsidRPr="00A97120">
        <w:t>.</w:t>
      </w:r>
    </w:p>
    <w:p w14:paraId="6E8338A1" w14:textId="1106434B" w:rsidR="009B515D" w:rsidRPr="00E15CA6" w:rsidRDefault="003F7F7A" w:rsidP="005D651B">
      <w:pPr>
        <w:pStyle w:val="Heading3"/>
      </w:pPr>
      <w:bookmarkStart w:id="148" w:name="_Toc105511117"/>
      <w:r w:rsidRPr="00E15CA6">
        <w:t>Skilgreining kosningakerfa</w:t>
      </w:r>
      <w:bookmarkEnd w:id="148"/>
    </w:p>
    <w:p w14:paraId="3DCAA07E" w14:textId="6AA41B23" w:rsidR="00AC3C3A" w:rsidRDefault="003B5627">
      <w:r w:rsidRPr="00A97120">
        <w:t>Þá er að lýsa einstökum þáttum hvers kosningakerfis. Þar koma þrír meginþættir við sögu</w:t>
      </w:r>
      <w:r w:rsidR="00BD5BD9">
        <w:t>:</w:t>
      </w:r>
    </w:p>
    <w:tbl>
      <w:tblPr>
        <w:tblStyle w:val="TableGrid"/>
        <w:tblW w:w="8926" w:type="dxa"/>
        <w:tblLayout w:type="fixed"/>
        <w:tblLook w:val="04A0" w:firstRow="1" w:lastRow="0" w:firstColumn="1" w:lastColumn="0" w:noHBand="0" w:noVBand="1"/>
      </w:tblPr>
      <w:tblGrid>
        <w:gridCol w:w="1696"/>
        <w:gridCol w:w="1276"/>
        <w:gridCol w:w="1559"/>
        <w:gridCol w:w="4395"/>
      </w:tblGrid>
      <w:tr w:rsidR="00E5048D" w:rsidRPr="00A97120" w14:paraId="7F480BC8" w14:textId="77777777" w:rsidTr="00A37614">
        <w:tc>
          <w:tcPr>
            <w:tcW w:w="1696" w:type="dxa"/>
          </w:tcPr>
          <w:p w14:paraId="5996467F" w14:textId="6B390A95" w:rsidR="00E5048D" w:rsidRPr="009A09EF" w:rsidRDefault="00E5048D" w:rsidP="00E15CA6">
            <w:pPr>
              <w:pStyle w:val="Feitreitur"/>
            </w:pPr>
            <w:r w:rsidRPr="009A09EF">
              <w:t>Allocation of constituency seats</w:t>
            </w:r>
          </w:p>
        </w:tc>
        <w:tc>
          <w:tcPr>
            <w:tcW w:w="1276" w:type="dxa"/>
          </w:tcPr>
          <w:p w14:paraId="339B9E36" w14:textId="77777777" w:rsidR="00E5048D" w:rsidRPr="00997B13" w:rsidRDefault="00E5048D" w:rsidP="00E15CA6">
            <w:pPr>
              <w:pStyle w:val="Reitur"/>
            </w:pPr>
          </w:p>
        </w:tc>
        <w:tc>
          <w:tcPr>
            <w:tcW w:w="1559" w:type="dxa"/>
          </w:tcPr>
          <w:p w14:paraId="74113A88" w14:textId="77777777" w:rsidR="00E5048D" w:rsidRPr="00997B13" w:rsidRDefault="00E5048D" w:rsidP="00E15CA6">
            <w:pPr>
              <w:pStyle w:val="Feitreitur"/>
            </w:pPr>
            <w:r w:rsidRPr="00997B13">
              <w:t>Úthlutun kjördæmis-</w:t>
            </w:r>
          </w:p>
          <w:p w14:paraId="53FF6718" w14:textId="77777777" w:rsidR="00E5048D" w:rsidRPr="00997B13" w:rsidRDefault="00E5048D" w:rsidP="00E15CA6">
            <w:pPr>
              <w:pStyle w:val="Feitreitur"/>
            </w:pPr>
            <w:r w:rsidRPr="00997B13">
              <w:t>sæta</w:t>
            </w:r>
          </w:p>
        </w:tc>
        <w:tc>
          <w:tcPr>
            <w:tcW w:w="4395" w:type="dxa"/>
          </w:tcPr>
          <w:p w14:paraId="3F356A9E" w14:textId="7E68B278" w:rsidR="00E5048D" w:rsidRPr="00997B13" w:rsidRDefault="00B67754" w:rsidP="00E15CA6">
            <w:pPr>
              <w:pStyle w:val="Reitur"/>
            </w:pPr>
            <w:r w:rsidRPr="00997B13">
              <w:t>Val á þeim hlutfallsreglum sem notaðar eru við úthlutun kjördæmissætanna. Jafnframt val á þröskuldi ef við á. Þessum reglum er lýst í sérstakri skýringartöflu hér síðar.</w:t>
            </w:r>
          </w:p>
        </w:tc>
      </w:tr>
      <w:tr w:rsidR="00E672FC" w:rsidRPr="005E2666" w14:paraId="62D01B75" w14:textId="77777777" w:rsidTr="00A37614">
        <w:tc>
          <w:tcPr>
            <w:tcW w:w="1696" w:type="dxa"/>
          </w:tcPr>
          <w:p w14:paraId="09F8F670" w14:textId="77777777" w:rsidR="00E672FC" w:rsidRPr="005E2666" w:rsidRDefault="00E672FC" w:rsidP="00E15CA6">
            <w:pPr>
              <w:pStyle w:val="Reitur"/>
            </w:pPr>
          </w:p>
        </w:tc>
        <w:tc>
          <w:tcPr>
            <w:tcW w:w="1276" w:type="dxa"/>
          </w:tcPr>
          <w:p w14:paraId="0336B8B1" w14:textId="053AAD73" w:rsidR="00E672FC" w:rsidRPr="005E2666" w:rsidRDefault="001024C9" w:rsidP="00E15CA6">
            <w:pPr>
              <w:pStyle w:val="Reitur"/>
            </w:pPr>
            <w:r w:rsidRPr="005E2666">
              <w:t>R</w:t>
            </w:r>
            <w:r w:rsidR="00E672FC" w:rsidRPr="005E2666">
              <w:t>ule</w:t>
            </w:r>
          </w:p>
        </w:tc>
        <w:tc>
          <w:tcPr>
            <w:tcW w:w="1559" w:type="dxa"/>
          </w:tcPr>
          <w:p w14:paraId="6557FF0B" w14:textId="471EF7AB" w:rsidR="00E672FC" w:rsidRPr="005E2666" w:rsidRDefault="00E672FC" w:rsidP="00E15CA6">
            <w:pPr>
              <w:pStyle w:val="Reitur"/>
            </w:pPr>
            <w:r w:rsidRPr="005E2666">
              <w:t>Grunnregla</w:t>
            </w:r>
          </w:p>
        </w:tc>
        <w:tc>
          <w:tcPr>
            <w:tcW w:w="4395" w:type="dxa"/>
          </w:tcPr>
          <w:p w14:paraId="7BE0314C" w14:textId="77777777" w:rsidR="00E672FC" w:rsidRPr="005E2666" w:rsidRDefault="00E672FC" w:rsidP="00E15CA6">
            <w:pPr>
              <w:pStyle w:val="Reitur"/>
            </w:pPr>
            <w:r w:rsidRPr="005E2666">
              <w:t xml:space="preserve">Undir örvum til hægri má velja einhverja reglnanna. </w:t>
            </w:r>
          </w:p>
        </w:tc>
      </w:tr>
      <w:tr w:rsidR="00E5048D" w:rsidRPr="005E2666" w14:paraId="2093665A" w14:textId="77777777" w:rsidTr="00A37614">
        <w:tc>
          <w:tcPr>
            <w:tcW w:w="1696" w:type="dxa"/>
          </w:tcPr>
          <w:p w14:paraId="64BA323D" w14:textId="77777777" w:rsidR="00E5048D" w:rsidRPr="005E2666" w:rsidRDefault="00E5048D" w:rsidP="00E15CA6">
            <w:pPr>
              <w:pStyle w:val="Reitur"/>
            </w:pPr>
          </w:p>
        </w:tc>
        <w:tc>
          <w:tcPr>
            <w:tcW w:w="1276" w:type="dxa"/>
          </w:tcPr>
          <w:p w14:paraId="166839A9" w14:textId="77777777" w:rsidR="00E5048D" w:rsidRPr="005E2666" w:rsidRDefault="00E5048D" w:rsidP="00E15CA6">
            <w:pPr>
              <w:pStyle w:val="Reitur"/>
            </w:pPr>
            <w:r w:rsidRPr="005E2666">
              <w:t>Threshold</w:t>
            </w:r>
          </w:p>
        </w:tc>
        <w:tc>
          <w:tcPr>
            <w:tcW w:w="1559" w:type="dxa"/>
          </w:tcPr>
          <w:p w14:paraId="3778B4C1" w14:textId="77777777" w:rsidR="00E5048D" w:rsidRPr="005E2666" w:rsidRDefault="00E5048D" w:rsidP="00E15CA6">
            <w:pPr>
              <w:pStyle w:val="Reitur"/>
            </w:pPr>
            <w:r w:rsidRPr="005E2666">
              <w:t>Þröskuldur</w:t>
            </w:r>
          </w:p>
        </w:tc>
        <w:tc>
          <w:tcPr>
            <w:tcW w:w="4395" w:type="dxa"/>
          </w:tcPr>
          <w:p w14:paraId="2CBB17F9" w14:textId="4F80EDBD" w:rsidR="00E5048D" w:rsidRPr="005E2666" w:rsidRDefault="00E5048D" w:rsidP="00E15CA6">
            <w:pPr>
              <w:pStyle w:val="Reitur"/>
            </w:pPr>
            <w:r w:rsidRPr="005E2666">
              <w:t xml:space="preserve">Setja má kröfu um lágmarksfylgi sem hlutfall (%) af gildum atkvæðum </w:t>
            </w:r>
            <w:r w:rsidR="00575799" w:rsidRPr="005E2666">
              <w:t xml:space="preserve">í </w:t>
            </w:r>
            <w:r w:rsidR="00AA723F" w:rsidRPr="005E2666">
              <w:t xml:space="preserve">viðkomandi </w:t>
            </w:r>
            <w:r w:rsidRPr="005E2666">
              <w:t>kjördæmi</w:t>
            </w:r>
            <w:r w:rsidR="000203CF" w:rsidRPr="005E2666">
              <w:t xml:space="preserve"> til að list</w:t>
            </w:r>
            <w:r w:rsidR="005819B3" w:rsidRPr="005E2666">
              <w:t>ar</w:t>
            </w:r>
            <w:r w:rsidR="000203CF" w:rsidRPr="005E2666">
              <w:t xml:space="preserve"> komi til álita</w:t>
            </w:r>
            <w:r w:rsidR="00B44347" w:rsidRPr="005E2666">
              <w:t xml:space="preserve"> við úthlutun kjördæmissæta</w:t>
            </w:r>
            <w:r w:rsidR="00D54439" w:rsidRPr="005E2666">
              <w:t>.</w:t>
            </w:r>
            <w:r w:rsidR="00AA723F" w:rsidRPr="005E2666">
              <w:t xml:space="preserve"> (</w:t>
            </w:r>
            <w:r w:rsidR="00C71688" w:rsidRPr="005E2666">
              <w:t>Þessu er</w:t>
            </w:r>
            <w:r w:rsidR="00AA723F" w:rsidRPr="005E2666">
              <w:t xml:space="preserve"> ekki </w:t>
            </w:r>
            <w:r w:rsidR="00C71688" w:rsidRPr="005E2666">
              <w:t>beitt</w:t>
            </w:r>
            <w:r w:rsidR="00AA723F" w:rsidRPr="005E2666">
              <w:t xml:space="preserve"> í ísl. þingk</w:t>
            </w:r>
            <w:r w:rsidR="00BB0907" w:rsidRPr="005E2666">
              <w:t>os</w:t>
            </w:r>
            <w:r w:rsidR="00AA723F" w:rsidRPr="005E2666">
              <w:t>ningakerfinu</w:t>
            </w:r>
            <w:r w:rsidR="00BB0907" w:rsidRPr="005E2666">
              <w:t xml:space="preserve">, en </w:t>
            </w:r>
            <w:r w:rsidR="00C71688" w:rsidRPr="005E2666">
              <w:t xml:space="preserve">svo </w:t>
            </w:r>
            <w:r w:rsidR="00BB0907" w:rsidRPr="005E2666">
              <w:t xml:space="preserve">er </w:t>
            </w:r>
            <w:r w:rsidR="00C71688" w:rsidRPr="005E2666">
              <w:t>gert</w:t>
            </w:r>
            <w:r w:rsidR="00BB0907" w:rsidRPr="005E2666">
              <w:t xml:space="preserve"> í Skandi</w:t>
            </w:r>
            <w:r w:rsidR="00C71688" w:rsidRPr="005E2666">
              <w:t>nav</w:t>
            </w:r>
            <w:r w:rsidR="00BB0907" w:rsidRPr="005E2666">
              <w:t>íu.)</w:t>
            </w:r>
          </w:p>
        </w:tc>
      </w:tr>
      <w:tr w:rsidR="00E5048D" w:rsidRPr="00513536" w14:paraId="768ACCE0" w14:textId="77777777" w:rsidTr="00A37614">
        <w:tc>
          <w:tcPr>
            <w:tcW w:w="1696" w:type="dxa"/>
          </w:tcPr>
          <w:p w14:paraId="51CA5BB1" w14:textId="316204D1" w:rsidR="00E5048D" w:rsidRPr="00513536" w:rsidRDefault="00E5048D" w:rsidP="00E15CA6">
            <w:pPr>
              <w:pStyle w:val="Feitreitur"/>
            </w:pPr>
            <w:r w:rsidRPr="00513536">
              <w:t>Apportionment of adjustment seats to parties</w:t>
            </w:r>
          </w:p>
        </w:tc>
        <w:tc>
          <w:tcPr>
            <w:tcW w:w="1276" w:type="dxa"/>
          </w:tcPr>
          <w:p w14:paraId="54B8D257" w14:textId="77777777" w:rsidR="00E5048D" w:rsidRPr="00513536" w:rsidRDefault="00E5048D" w:rsidP="00E15CA6">
            <w:pPr>
              <w:pStyle w:val="Reitur"/>
            </w:pPr>
          </w:p>
        </w:tc>
        <w:tc>
          <w:tcPr>
            <w:tcW w:w="1559" w:type="dxa"/>
          </w:tcPr>
          <w:p w14:paraId="516A4259" w14:textId="73E0B112" w:rsidR="00E5048D" w:rsidRPr="00513536" w:rsidRDefault="00E5048D" w:rsidP="00E15CA6">
            <w:pPr>
              <w:pStyle w:val="Feitreitur"/>
            </w:pPr>
            <w:r w:rsidRPr="00513536">
              <w:t>Skipting jöfnunarsæta</w:t>
            </w:r>
            <w:r w:rsidR="00D54439" w:rsidRPr="00513536">
              <w:t xml:space="preserve"> milli flokka</w:t>
            </w:r>
          </w:p>
        </w:tc>
        <w:tc>
          <w:tcPr>
            <w:tcW w:w="4395" w:type="dxa"/>
          </w:tcPr>
          <w:p w14:paraId="74803C00" w14:textId="18D1C0ED" w:rsidR="00E5048D" w:rsidRPr="00513536" w:rsidRDefault="003C7189" w:rsidP="00E15CA6">
            <w:pPr>
              <w:pStyle w:val="Reitur"/>
            </w:pPr>
            <w:r w:rsidRPr="00513536">
              <w:t>Hér er jöfnunarsætum skipt á milli flokka</w:t>
            </w:r>
            <w:r w:rsidR="00A1655A" w:rsidRPr="00513536">
              <w:t xml:space="preserve"> í kjölfar úthlutunar kjördæmissæta. Velja þarf hlutfallsreglu</w:t>
            </w:r>
            <w:r w:rsidR="007D6BAF" w:rsidRPr="00513536">
              <w:t xml:space="preserve"> í því skyni. </w:t>
            </w:r>
            <w:r w:rsidR="00143689" w:rsidRPr="00513536">
              <w:t>Jafnframt val á þröskuldi ef við á.</w:t>
            </w:r>
          </w:p>
        </w:tc>
      </w:tr>
      <w:tr w:rsidR="00E672FC" w:rsidRPr="005E2666" w14:paraId="215683C3" w14:textId="77777777" w:rsidTr="00A37614">
        <w:tc>
          <w:tcPr>
            <w:tcW w:w="1696" w:type="dxa"/>
          </w:tcPr>
          <w:p w14:paraId="14827153" w14:textId="77777777" w:rsidR="00E672FC" w:rsidRPr="005E2666" w:rsidRDefault="00E672FC" w:rsidP="00E15CA6">
            <w:pPr>
              <w:pStyle w:val="Reitur"/>
            </w:pPr>
          </w:p>
        </w:tc>
        <w:tc>
          <w:tcPr>
            <w:tcW w:w="1276" w:type="dxa"/>
          </w:tcPr>
          <w:p w14:paraId="6B424143" w14:textId="7D16D492" w:rsidR="00E672FC" w:rsidRPr="005E2666" w:rsidRDefault="001024C9" w:rsidP="00E15CA6">
            <w:pPr>
              <w:pStyle w:val="Reitur"/>
            </w:pPr>
            <w:r w:rsidRPr="005E2666">
              <w:t>Rule</w:t>
            </w:r>
          </w:p>
        </w:tc>
        <w:tc>
          <w:tcPr>
            <w:tcW w:w="1559" w:type="dxa"/>
          </w:tcPr>
          <w:p w14:paraId="67CE8573" w14:textId="5AAAD632" w:rsidR="00E672FC" w:rsidRPr="005E2666" w:rsidRDefault="00E672FC" w:rsidP="00E15CA6">
            <w:pPr>
              <w:pStyle w:val="Reitur"/>
            </w:pPr>
            <w:r w:rsidRPr="005E2666">
              <w:t>Grunnregla</w:t>
            </w:r>
          </w:p>
        </w:tc>
        <w:tc>
          <w:tcPr>
            <w:tcW w:w="4395" w:type="dxa"/>
          </w:tcPr>
          <w:p w14:paraId="78E26C02" w14:textId="77777777" w:rsidR="00E672FC" w:rsidRPr="005E2666" w:rsidRDefault="00E672FC" w:rsidP="00E15CA6">
            <w:pPr>
              <w:pStyle w:val="Reitur"/>
            </w:pPr>
            <w:r w:rsidRPr="005E2666">
              <w:t xml:space="preserve">Undir örvum til hægri má velja einhverja reglnanna. </w:t>
            </w:r>
          </w:p>
        </w:tc>
      </w:tr>
      <w:tr w:rsidR="00203EB4" w:rsidRPr="005E2666" w14:paraId="50800767" w14:textId="77777777" w:rsidTr="00A37614">
        <w:tc>
          <w:tcPr>
            <w:tcW w:w="1696" w:type="dxa"/>
          </w:tcPr>
          <w:p w14:paraId="0F098D36" w14:textId="77777777" w:rsidR="00203EB4" w:rsidRPr="005E2666" w:rsidRDefault="00203EB4" w:rsidP="00E15CA6">
            <w:pPr>
              <w:pStyle w:val="Reitur"/>
            </w:pPr>
          </w:p>
        </w:tc>
        <w:tc>
          <w:tcPr>
            <w:tcW w:w="1276" w:type="dxa"/>
          </w:tcPr>
          <w:p w14:paraId="7C7AFB06" w14:textId="77777777" w:rsidR="00203EB4" w:rsidRPr="005E2666" w:rsidRDefault="00203EB4" w:rsidP="00E15CA6">
            <w:pPr>
              <w:pStyle w:val="Reitur"/>
            </w:pPr>
            <w:r w:rsidRPr="005E2666">
              <w:t>Threshold</w:t>
            </w:r>
          </w:p>
        </w:tc>
        <w:tc>
          <w:tcPr>
            <w:tcW w:w="1559" w:type="dxa"/>
          </w:tcPr>
          <w:p w14:paraId="14FD0E0B" w14:textId="77777777" w:rsidR="00203EB4" w:rsidRPr="005E2666" w:rsidRDefault="00203EB4" w:rsidP="00E15CA6">
            <w:pPr>
              <w:pStyle w:val="Reitur"/>
            </w:pPr>
            <w:r w:rsidRPr="005E2666">
              <w:t>Þröskuldur</w:t>
            </w:r>
          </w:p>
        </w:tc>
        <w:tc>
          <w:tcPr>
            <w:tcW w:w="4395" w:type="dxa"/>
          </w:tcPr>
          <w:p w14:paraId="4B106F06" w14:textId="5E55B6B3" w:rsidR="00203EB4" w:rsidRPr="005E2666" w:rsidRDefault="00203EB4" w:rsidP="00E15CA6">
            <w:pPr>
              <w:pStyle w:val="Reitur"/>
            </w:pPr>
            <w:r w:rsidRPr="005E2666">
              <w:t xml:space="preserve">Setja má kröfu um lágmarksfylgi sem hlutfall (%) af gildum atkvæðum </w:t>
            </w:r>
            <w:r w:rsidR="00733848" w:rsidRPr="005E2666">
              <w:t>á landinu öllu</w:t>
            </w:r>
            <w:r w:rsidRPr="005E2666">
              <w:t xml:space="preserve"> til að listi komi til álita.</w:t>
            </w:r>
            <w:r w:rsidR="008911DD" w:rsidRPr="005E2666">
              <w:t xml:space="preserve"> (Á Íslandi </w:t>
            </w:r>
            <w:r w:rsidR="006F0D22" w:rsidRPr="005E2666">
              <w:t xml:space="preserve">er </w:t>
            </w:r>
            <w:r w:rsidR="00B44347" w:rsidRPr="005E2666">
              <w:t xml:space="preserve">slíkur </w:t>
            </w:r>
            <w:r w:rsidR="006F0D22" w:rsidRPr="005E2666">
              <w:t>5%-þröskuldur.)</w:t>
            </w:r>
          </w:p>
        </w:tc>
      </w:tr>
      <w:tr w:rsidR="00E5048D" w:rsidRPr="00A97120" w14:paraId="66ADB1F4" w14:textId="77777777" w:rsidTr="00A37614">
        <w:tc>
          <w:tcPr>
            <w:tcW w:w="1696" w:type="dxa"/>
          </w:tcPr>
          <w:p w14:paraId="45E29766" w14:textId="736BEAF9" w:rsidR="00E5048D" w:rsidRPr="00997B13" w:rsidRDefault="00E5048D" w:rsidP="00E15CA6">
            <w:pPr>
              <w:pStyle w:val="Feitreitur"/>
            </w:pPr>
            <w:r w:rsidRPr="00997B13">
              <w:t>Allocation of adjustment seats to individual lists</w:t>
            </w:r>
          </w:p>
        </w:tc>
        <w:tc>
          <w:tcPr>
            <w:tcW w:w="1276" w:type="dxa"/>
          </w:tcPr>
          <w:p w14:paraId="72F98A4F" w14:textId="77777777" w:rsidR="00E5048D" w:rsidRPr="00997B13" w:rsidRDefault="00E5048D" w:rsidP="00E15CA6">
            <w:pPr>
              <w:pStyle w:val="Reitur"/>
            </w:pPr>
          </w:p>
        </w:tc>
        <w:tc>
          <w:tcPr>
            <w:tcW w:w="1559" w:type="dxa"/>
          </w:tcPr>
          <w:p w14:paraId="6A3BED5C" w14:textId="77777777" w:rsidR="00E5048D" w:rsidRPr="00997B13" w:rsidRDefault="00E5048D" w:rsidP="00E15CA6">
            <w:pPr>
              <w:pStyle w:val="Reitur"/>
            </w:pPr>
            <w:r w:rsidRPr="00997B13">
              <w:t>Útdeiling jöfnunarsæta til einstakra lista</w:t>
            </w:r>
          </w:p>
        </w:tc>
        <w:tc>
          <w:tcPr>
            <w:tcW w:w="4395" w:type="dxa"/>
          </w:tcPr>
          <w:p w14:paraId="180DDB95" w14:textId="5EF0A592" w:rsidR="00E5048D" w:rsidRPr="00997B13" w:rsidRDefault="00E5048D" w:rsidP="00E15CA6">
            <w:pPr>
              <w:pStyle w:val="Reitur"/>
            </w:pPr>
            <w:r w:rsidRPr="00997B13">
              <w:t xml:space="preserve">Velja þarf reglu og aðferð við útdeilingu jöfnunarsæta </w:t>
            </w:r>
            <w:r w:rsidR="00C71688" w:rsidRPr="00997B13">
              <w:t>hvers</w:t>
            </w:r>
            <w:r w:rsidRPr="00997B13">
              <w:t xml:space="preserve"> flokk</w:t>
            </w:r>
            <w:r w:rsidR="00C71688" w:rsidRPr="00997B13">
              <w:t>s</w:t>
            </w:r>
            <w:r w:rsidRPr="00997B13">
              <w:t xml:space="preserve"> til lista þeirra í einstökum kjördæmum.</w:t>
            </w:r>
          </w:p>
        </w:tc>
      </w:tr>
      <w:tr w:rsidR="00E5048D" w:rsidRPr="005E2666" w14:paraId="7C41A5C1" w14:textId="77777777" w:rsidTr="00A37614">
        <w:tc>
          <w:tcPr>
            <w:tcW w:w="1696" w:type="dxa"/>
          </w:tcPr>
          <w:p w14:paraId="3090BAC7" w14:textId="77777777" w:rsidR="00E5048D" w:rsidRPr="005E2666" w:rsidRDefault="00E5048D" w:rsidP="00E15CA6">
            <w:pPr>
              <w:pStyle w:val="Reitur"/>
            </w:pPr>
          </w:p>
        </w:tc>
        <w:tc>
          <w:tcPr>
            <w:tcW w:w="1276" w:type="dxa"/>
          </w:tcPr>
          <w:p w14:paraId="0EC99EA4" w14:textId="626D03B3" w:rsidR="00E5048D" w:rsidRPr="005E2666" w:rsidRDefault="001024C9" w:rsidP="00E15CA6">
            <w:pPr>
              <w:pStyle w:val="Reitur"/>
            </w:pPr>
            <w:r w:rsidRPr="005E2666">
              <w:t>Rule</w:t>
            </w:r>
          </w:p>
        </w:tc>
        <w:tc>
          <w:tcPr>
            <w:tcW w:w="1559" w:type="dxa"/>
          </w:tcPr>
          <w:p w14:paraId="67D7B1EC" w14:textId="13409643" w:rsidR="00E5048D" w:rsidRPr="005E2666" w:rsidRDefault="00E672FC" w:rsidP="00E15CA6">
            <w:pPr>
              <w:pStyle w:val="Reitur"/>
            </w:pPr>
            <w:r w:rsidRPr="005E2666">
              <w:t>Grunnr</w:t>
            </w:r>
            <w:r w:rsidR="00E5048D" w:rsidRPr="005E2666">
              <w:t>egla</w:t>
            </w:r>
          </w:p>
        </w:tc>
        <w:tc>
          <w:tcPr>
            <w:tcW w:w="4395" w:type="dxa"/>
          </w:tcPr>
          <w:p w14:paraId="58D19B5A" w14:textId="510CC222" w:rsidR="00E5048D" w:rsidRPr="005E2666" w:rsidRDefault="00E5048D" w:rsidP="00E15CA6">
            <w:pPr>
              <w:pStyle w:val="Reitur"/>
            </w:pPr>
            <w:r w:rsidRPr="005E2666">
              <w:t xml:space="preserve">Venjulega er útdeilingin til lista eins konar framhald af úthlutun kjördæmissæta og þá oftast á grundvelli sömu reglu og þar á við. Þessu má þó haga með öðrum hætti </w:t>
            </w:r>
            <w:r w:rsidRPr="005E2666">
              <w:lastRenderedPageBreak/>
              <w:t xml:space="preserve">og velja aðra reglu hér. Enn </w:t>
            </w:r>
            <w:r w:rsidR="00203EB4" w:rsidRPr="005E2666">
              <w:t xml:space="preserve">sem komið er </w:t>
            </w:r>
            <w:r w:rsidR="004A6EF0" w:rsidRPr="005E2666">
              <w:t xml:space="preserve">eru þó aðeins leyfðar </w:t>
            </w:r>
            <w:r w:rsidR="00B730E4" w:rsidRPr="005E2666">
              <w:t>deili</w:t>
            </w:r>
            <w:r w:rsidR="004A6EF0" w:rsidRPr="005E2666">
              <w:t>reglur</w:t>
            </w:r>
            <w:r w:rsidR="00B730E4" w:rsidRPr="005E2666">
              <w:t>; þ</w:t>
            </w:r>
            <w:r w:rsidR="00C71688" w:rsidRPr="005E2666">
              <w:t>.</w:t>
            </w:r>
            <w:r w:rsidR="00B730E4" w:rsidRPr="005E2666">
              <w:t xml:space="preserve">e. hvorki </w:t>
            </w:r>
            <w:r w:rsidR="00B730E4" w:rsidRPr="005E2666">
              <w:rPr>
                <w:i/>
                <w:iCs/>
              </w:rPr>
              <w:t>Hare</w:t>
            </w:r>
            <w:r w:rsidR="00B730E4" w:rsidRPr="005E2666">
              <w:t xml:space="preserve"> né </w:t>
            </w:r>
            <w:r w:rsidR="00B730E4" w:rsidRPr="005E2666">
              <w:rPr>
                <w:i/>
                <w:iCs/>
              </w:rPr>
              <w:t>Droop</w:t>
            </w:r>
            <w:r w:rsidR="00B730E4" w:rsidRPr="005E2666">
              <w:t>.</w:t>
            </w:r>
          </w:p>
        </w:tc>
      </w:tr>
      <w:tr w:rsidR="00E5048D" w:rsidRPr="005E2666" w14:paraId="4C13EAA9" w14:textId="77777777" w:rsidTr="00A37614">
        <w:tc>
          <w:tcPr>
            <w:tcW w:w="1696" w:type="dxa"/>
          </w:tcPr>
          <w:p w14:paraId="7D80EA0D" w14:textId="77777777" w:rsidR="00E5048D" w:rsidRPr="005E2666" w:rsidRDefault="00E5048D" w:rsidP="00E15CA6">
            <w:pPr>
              <w:pStyle w:val="Reitur"/>
            </w:pPr>
          </w:p>
        </w:tc>
        <w:tc>
          <w:tcPr>
            <w:tcW w:w="1276" w:type="dxa"/>
          </w:tcPr>
          <w:p w14:paraId="729B4FD4" w14:textId="77777777" w:rsidR="00E5048D" w:rsidRPr="005E2666" w:rsidRDefault="00E5048D" w:rsidP="00E15CA6">
            <w:pPr>
              <w:pStyle w:val="Reitur"/>
            </w:pPr>
            <w:r w:rsidRPr="005E2666">
              <w:t>Method</w:t>
            </w:r>
          </w:p>
        </w:tc>
        <w:tc>
          <w:tcPr>
            <w:tcW w:w="1559" w:type="dxa"/>
          </w:tcPr>
          <w:p w14:paraId="4B52626A" w14:textId="77777777" w:rsidR="00E5048D" w:rsidRPr="005E2666" w:rsidRDefault="00E5048D" w:rsidP="00E15CA6">
            <w:pPr>
              <w:pStyle w:val="Reitur"/>
            </w:pPr>
            <w:r w:rsidRPr="005E2666">
              <w:t>Aðferð</w:t>
            </w:r>
          </w:p>
        </w:tc>
        <w:tc>
          <w:tcPr>
            <w:tcW w:w="4395" w:type="dxa"/>
          </w:tcPr>
          <w:p w14:paraId="329653A7" w14:textId="046404C2" w:rsidR="00A37614" w:rsidRPr="005E2666" w:rsidRDefault="00E5048D" w:rsidP="00E15CA6">
            <w:pPr>
              <w:pStyle w:val="Reitur"/>
            </w:pPr>
            <w:r w:rsidRPr="005E2666">
              <w:t xml:space="preserve">Enda þótt fyrir liggi hvaða úthlutunarregla </w:t>
            </w:r>
            <w:r w:rsidR="00A37614" w:rsidRPr="005E2666">
              <w:t>skuli</w:t>
            </w:r>
            <w:r w:rsidRPr="005E2666">
              <w:t xml:space="preserve"> liggja til grundvallar þarf nánari skilgreiningu á þeirri aðferð sem að lokum er notuð til ráðstöfunar sætanna. Velja má á milli um eins tugar aðferða, sem lýst er í </w:t>
            </w:r>
            <w:r w:rsidR="000C34B4" w:rsidRPr="005E2666">
              <w:t>sérstakri skýringartöflu</w:t>
            </w:r>
            <w:r w:rsidR="00093C1A" w:rsidRPr="005E2666">
              <w:t xml:space="preserve"> síðar</w:t>
            </w:r>
            <w:r w:rsidRPr="005E2666">
              <w:t xml:space="preserve">. </w:t>
            </w:r>
            <w:r w:rsidR="00D63883" w:rsidRPr="005E2666">
              <w:t>Aðferðunum á eftir að fjölga</w:t>
            </w:r>
            <w:del w:id="149" w:author="Kristján Jónasson - HI" w:date="2022-06-25T09:27:00Z">
              <w:r w:rsidR="00B44347" w:rsidRPr="005E2666" w:rsidDel="004142CF">
                <w:delText xml:space="preserve">  </w:delText>
              </w:r>
            </w:del>
            <w:ins w:id="150" w:author="Kristján Jónasson - HI" w:date="2022-06-25T09:27:00Z">
              <w:r w:rsidR="004142CF">
                <w:t xml:space="preserve"> </w:t>
              </w:r>
            </w:ins>
            <w:r w:rsidR="00B44347" w:rsidRPr="005E2666">
              <w:t>í síðari gerðum hermisins</w:t>
            </w:r>
            <w:r w:rsidR="00D63883" w:rsidRPr="005E2666">
              <w:t>!</w:t>
            </w:r>
          </w:p>
        </w:tc>
      </w:tr>
    </w:tbl>
    <w:p w14:paraId="32A33784" w14:textId="6CB3E640" w:rsidR="00BD4DCD" w:rsidRDefault="00BD4DCD" w:rsidP="00E15CA6">
      <w:pPr>
        <w:pStyle w:val="Texti"/>
      </w:pPr>
    </w:p>
    <w:p w14:paraId="0458EB1E" w14:textId="0ABED767" w:rsidR="00E00CC6" w:rsidRDefault="00854DD2" w:rsidP="00E15CA6">
      <w:pPr>
        <w:pStyle w:val="Texti"/>
      </w:pPr>
      <w:r>
        <w:t xml:space="preserve">Athygli skal vakin á því að innleidd eru hugtökin </w:t>
      </w:r>
      <w:r w:rsidRPr="00C77884">
        <w:rPr>
          <w:i/>
          <w:iCs/>
        </w:rPr>
        <w:t>úthlutun</w:t>
      </w:r>
      <w:r>
        <w:t xml:space="preserve">, </w:t>
      </w:r>
      <w:r w:rsidRPr="00C77884">
        <w:rPr>
          <w:i/>
          <w:iCs/>
        </w:rPr>
        <w:t>skipting</w:t>
      </w:r>
      <w:r>
        <w:t xml:space="preserve"> og </w:t>
      </w:r>
      <w:r w:rsidRPr="00C77884">
        <w:rPr>
          <w:i/>
          <w:iCs/>
        </w:rPr>
        <w:t>útdeiling</w:t>
      </w:r>
      <w:r>
        <w:t xml:space="preserve"> </w:t>
      </w:r>
      <w:r w:rsidR="005B7554">
        <w:t xml:space="preserve">sæta </w:t>
      </w:r>
      <w:r w:rsidR="00E71891">
        <w:t xml:space="preserve">í framangreindri töflu. Hér á eftir verða þau notuð og þá </w:t>
      </w:r>
      <w:r w:rsidR="00C77884">
        <w:t>einungis</w:t>
      </w:r>
      <w:r w:rsidR="00E71891">
        <w:t xml:space="preserve"> í tilsvarandi </w:t>
      </w:r>
      <w:r w:rsidR="009D2301">
        <w:t>samhengi</w:t>
      </w:r>
      <w:r w:rsidR="005B7554">
        <w:t>:</w:t>
      </w:r>
    </w:p>
    <w:p w14:paraId="57F20338" w14:textId="28F4CEC2" w:rsidR="005B7554" w:rsidRPr="00EB57D6" w:rsidRDefault="005B7554" w:rsidP="00E15CA6">
      <w:pPr>
        <w:pStyle w:val="Upp"/>
      </w:pPr>
      <w:r w:rsidRPr="00EB57D6">
        <w:rPr>
          <w:i/>
          <w:iCs/>
        </w:rPr>
        <w:t>Út</w:t>
      </w:r>
      <w:r w:rsidR="00C77884">
        <w:rPr>
          <w:i/>
          <w:iCs/>
        </w:rPr>
        <w:t>hlutun</w:t>
      </w:r>
      <w:r w:rsidRPr="00EB57D6">
        <w:t xml:space="preserve"> </w:t>
      </w:r>
      <w:r w:rsidR="003A3254" w:rsidRPr="00EB57D6">
        <w:t xml:space="preserve">kjördæmissæta milli lista í hverju kjördæmi </w:t>
      </w:r>
      <w:r w:rsidR="009A09EF" w:rsidRPr="00EB57D6">
        <w:t>fyrir</w:t>
      </w:r>
      <w:r w:rsidR="003A3254" w:rsidRPr="00EB57D6">
        <w:t xml:space="preserve"> sig.</w:t>
      </w:r>
    </w:p>
    <w:p w14:paraId="7F5E3108" w14:textId="374520EE" w:rsidR="003A3254" w:rsidRPr="00EB57D6" w:rsidRDefault="003A3254" w:rsidP="00E15CA6">
      <w:pPr>
        <w:pStyle w:val="Upp"/>
      </w:pPr>
      <w:r w:rsidRPr="00EB57D6">
        <w:rPr>
          <w:i/>
          <w:iCs/>
        </w:rPr>
        <w:t>Skipting</w:t>
      </w:r>
      <w:r w:rsidRPr="00EB57D6">
        <w:t xml:space="preserve"> </w:t>
      </w:r>
      <w:r w:rsidR="00B545C1" w:rsidRPr="00EB57D6">
        <w:t>jöfnunarsæta milli flokka samkvæmt landsfylgi þeirra og í kjölfar kjördæmissæta.</w:t>
      </w:r>
    </w:p>
    <w:p w14:paraId="5BE36F17" w14:textId="503B456E" w:rsidR="00B545C1" w:rsidRPr="00EB57D6" w:rsidRDefault="00B545C1" w:rsidP="00E15CA6">
      <w:pPr>
        <w:pStyle w:val="Upp"/>
      </w:pPr>
      <w:r w:rsidRPr="00EB57D6">
        <w:rPr>
          <w:i/>
          <w:iCs/>
        </w:rPr>
        <w:t>Útdeiling</w:t>
      </w:r>
      <w:r w:rsidRPr="00EB57D6">
        <w:t xml:space="preserve"> jöfnunarsæta </w:t>
      </w:r>
      <w:r w:rsidR="00716A17" w:rsidRPr="00EB57D6">
        <w:t xml:space="preserve">í heild sinni </w:t>
      </w:r>
      <w:r w:rsidRPr="00EB57D6">
        <w:t xml:space="preserve">til </w:t>
      </w:r>
      <w:r w:rsidR="00716A17" w:rsidRPr="00EB57D6">
        <w:t>einstakra lista innan kjördæmanna</w:t>
      </w:r>
      <w:r w:rsidR="00093C1A">
        <w:t>.</w:t>
      </w:r>
    </w:p>
    <w:p w14:paraId="7A15B73B" w14:textId="77777777" w:rsidR="00B13E06" w:rsidRDefault="00B13E06" w:rsidP="00E15CA6">
      <w:pPr>
        <w:pStyle w:val="Texti"/>
      </w:pPr>
    </w:p>
    <w:p w14:paraId="2A2085C1" w14:textId="3459F4EB" w:rsidR="00F014C0" w:rsidRPr="00A97120" w:rsidRDefault="00E00CC6" w:rsidP="00E15CA6">
      <w:pPr>
        <w:pStyle w:val="Texti"/>
        <w:rPr>
          <w:b/>
          <w:bCs/>
        </w:rPr>
      </w:pPr>
      <w:r>
        <w:t>N</w:t>
      </w:r>
      <w:r w:rsidR="006A51AD" w:rsidRPr="00A97120">
        <w:t>á</w:t>
      </w:r>
      <w:r w:rsidR="00D772B9" w:rsidRPr="00A97120">
        <w:t>na</w:t>
      </w:r>
      <w:r w:rsidR="006A51AD" w:rsidRPr="00A97120">
        <w:t>ri lýsing á einstökum þáttum og hugtökum</w:t>
      </w:r>
      <w:r w:rsidR="00D772B9" w:rsidRPr="00A97120">
        <w:t>:</w:t>
      </w:r>
    </w:p>
    <w:p w14:paraId="4A997933" w14:textId="2988E137" w:rsidR="005C1753" w:rsidRDefault="005C1753" w:rsidP="00B13E06">
      <w:pPr>
        <w:pStyle w:val="Heading3"/>
      </w:pPr>
      <w:bookmarkStart w:id="151" w:name="_Toc105511118"/>
      <w:r w:rsidRPr="00A97120">
        <w:t>Grunnreglur við úthlutun</w:t>
      </w:r>
      <w:r>
        <w:t>,</w:t>
      </w:r>
      <w:r w:rsidRPr="00A97120">
        <w:t xml:space="preserve"> </w:t>
      </w:r>
      <w:r w:rsidRPr="001C3EF4">
        <w:t xml:space="preserve">skiptingu </w:t>
      </w:r>
      <w:r>
        <w:t xml:space="preserve">eða útdeilingu </w:t>
      </w:r>
      <w:r w:rsidRPr="00A97120">
        <w:t>sæta</w:t>
      </w:r>
      <w:bookmarkEnd w:id="151"/>
    </w:p>
    <w:p w14:paraId="753E81AE" w14:textId="3634A5DF" w:rsidR="00163CFD" w:rsidRPr="00163CFD" w:rsidRDefault="00163CFD" w:rsidP="00E15CA6">
      <w:pPr>
        <w:pStyle w:val="Texti"/>
      </w:pPr>
      <w:r>
        <w:rPr>
          <w:noProof/>
        </w:rPr>
        <w:drawing>
          <wp:inline distT="0" distB="0" distL="0" distR="0" wp14:anchorId="1CCC1C3A" wp14:editId="57ADFDD4">
            <wp:extent cx="2300025" cy="1344170"/>
            <wp:effectExtent l="0" t="0" r="5080" b="889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7"/>
                    <a:stretch>
                      <a:fillRect/>
                    </a:stretch>
                  </pic:blipFill>
                  <pic:spPr>
                    <a:xfrm>
                      <a:off x="0" y="0"/>
                      <a:ext cx="2311470" cy="1350859"/>
                    </a:xfrm>
                    <a:prstGeom prst="rect">
                      <a:avLst/>
                    </a:prstGeom>
                  </pic:spPr>
                </pic:pic>
              </a:graphicData>
            </a:graphic>
          </wp:inline>
        </w:drawing>
      </w:r>
    </w:p>
    <w:p w14:paraId="09D1025D" w14:textId="0C1738E8" w:rsidR="00CF1F08" w:rsidRDefault="008E7CE0" w:rsidP="00E15CA6">
      <w:pPr>
        <w:pStyle w:val="Texti"/>
      </w:pPr>
      <w:r w:rsidRPr="00A97120">
        <w:t xml:space="preserve">Úthlutunarreglur þær sem koma við sögu í </w:t>
      </w:r>
      <w:r w:rsidR="00925C6C" w:rsidRPr="00A97120">
        <w:t>h</w:t>
      </w:r>
      <w:r w:rsidRPr="00A97120">
        <w:t>erminum eiga það a</w:t>
      </w:r>
      <w:r w:rsidR="0096155B" w:rsidRPr="00A97120">
        <w:t>llar sammerkt að fund</w:t>
      </w:r>
      <w:r w:rsidR="00D82734" w:rsidRPr="00A97120">
        <w:t>nar</w:t>
      </w:r>
      <w:r w:rsidR="0096155B" w:rsidRPr="00A97120">
        <w:t xml:space="preserve"> eru sv</w:t>
      </w:r>
      <w:r w:rsidR="006B7978" w:rsidRPr="00A97120">
        <w:t>o</w:t>
      </w:r>
      <w:r w:rsidR="0096155B" w:rsidRPr="00A97120">
        <w:t xml:space="preserve">kallaðar </w:t>
      </w:r>
      <w:r w:rsidR="0096155B" w:rsidRPr="00A97120">
        <w:rPr>
          <w:i/>
          <w:iCs/>
        </w:rPr>
        <w:t>tilkallstölur</w:t>
      </w:r>
      <w:r w:rsidR="007B4359" w:rsidRPr="00A97120">
        <w:t xml:space="preserve"> sem eru </w:t>
      </w:r>
      <w:r w:rsidR="006B7978" w:rsidRPr="00A97120">
        <w:t>runur talna fyrir hver</w:t>
      </w:r>
      <w:r w:rsidR="00D568CC" w:rsidRPr="00A97120">
        <w:t>t framboð</w:t>
      </w:r>
      <w:r w:rsidR="00CF1F08">
        <w:t>.</w:t>
      </w:r>
      <w:del w:id="152" w:author="Kristján Jónasson - HI" w:date="2022-06-25T09:27:00Z">
        <w:r w:rsidR="00CF1F08" w:rsidDel="004142CF">
          <w:delText xml:space="preserve">  </w:delText>
        </w:r>
      </w:del>
      <w:ins w:id="153" w:author="Kristján Jónasson - HI" w:date="2022-06-25T09:27:00Z">
        <w:r w:rsidR="004142CF">
          <w:t xml:space="preserve"> </w:t>
        </w:r>
      </w:ins>
      <w:r w:rsidR="00761330" w:rsidRPr="00C65C8B">
        <w:rPr>
          <w:i/>
          <w:iCs/>
        </w:rPr>
        <w:t>Framboð</w:t>
      </w:r>
      <w:r w:rsidR="00761330">
        <w:t xml:space="preserve"> er hér notað sem samheiti yfir flokk eða lista allt eftir því hvað við á hverju sinni</w:t>
      </w:r>
      <w:r w:rsidR="00C65C8B">
        <w:t>. Vísun til flokks á einkum við þegar verið er að skipta jöfnunarsætunum á landsvísu á milli flokka</w:t>
      </w:r>
      <w:r w:rsidR="00097C5E">
        <w:t xml:space="preserve"> sem er áður en k</w:t>
      </w:r>
      <w:r w:rsidR="00887C50">
        <w:t>em</w:t>
      </w:r>
      <w:r w:rsidR="00097C5E">
        <w:t>ur að útdeilingu þeirra til einstakra lista.</w:t>
      </w:r>
    </w:p>
    <w:p w14:paraId="45C32D09" w14:textId="71EED91F" w:rsidR="001D0621" w:rsidRDefault="00E1500A" w:rsidP="00E15CA6">
      <w:pPr>
        <w:pStyle w:val="Texti"/>
      </w:pPr>
      <w:r w:rsidRPr="00A97120">
        <w:t>Tilkallstölurnar</w:t>
      </w:r>
      <w:r w:rsidR="0041367E">
        <w:t xml:space="preserve">, sem grundvallast á </w:t>
      </w:r>
      <w:r w:rsidR="00927DD0">
        <w:t>þeirri</w:t>
      </w:r>
      <w:r w:rsidR="002521E1">
        <w:t xml:space="preserve"> </w:t>
      </w:r>
      <w:r w:rsidR="002521E1" w:rsidRPr="003E0257">
        <w:rPr>
          <w:i/>
          <w:iCs/>
        </w:rPr>
        <w:t>grunnreglu</w:t>
      </w:r>
      <w:r w:rsidR="00927DD0">
        <w:t xml:space="preserve"> sem valin er</w:t>
      </w:r>
      <w:r w:rsidR="002521E1">
        <w:t>,</w:t>
      </w:r>
      <w:r w:rsidRPr="00A97120">
        <w:t xml:space="preserve"> </w:t>
      </w:r>
      <w:r w:rsidR="00CF1F08" w:rsidRPr="00A97120">
        <w:t>verða til úr atkvæðatölunum og tilgreina „rétt“ eða „tilkall“ framboðsins til sæta</w:t>
      </w:r>
      <w:r w:rsidR="00CF1F08">
        <w:t>,</w:t>
      </w:r>
      <w:r w:rsidR="00CF1F08" w:rsidRPr="00A97120">
        <w:t xml:space="preserve"> hvert á eftir öðru.</w:t>
      </w:r>
      <w:r>
        <w:t xml:space="preserve"> </w:t>
      </w:r>
      <w:r w:rsidR="002521E1">
        <w:t>Grunnreglurnar</w:t>
      </w:r>
      <w:r>
        <w:t xml:space="preserve"> </w:t>
      </w:r>
      <w:r w:rsidR="004431C0" w:rsidRPr="00A97120">
        <w:t xml:space="preserve">eru af tvennum toga. Í </w:t>
      </w:r>
      <w:r w:rsidR="000B2EB7" w:rsidRPr="00A97120">
        <w:t>annarri</w:t>
      </w:r>
      <w:r w:rsidR="004431C0" w:rsidRPr="00A97120">
        <w:t xml:space="preserve"> gerðinni, </w:t>
      </w:r>
      <w:r w:rsidR="004431C0" w:rsidRPr="00A97120">
        <w:rPr>
          <w:i/>
          <w:iCs/>
        </w:rPr>
        <w:t>deilireglum</w:t>
      </w:r>
      <w:r w:rsidR="004431C0" w:rsidRPr="00A97120">
        <w:t>, eru tilkal</w:t>
      </w:r>
      <w:r w:rsidR="00D568CC" w:rsidRPr="00A97120">
        <w:t xml:space="preserve">lstölur </w:t>
      </w:r>
      <w:r w:rsidR="00C530F3" w:rsidRPr="00A97120">
        <w:t>framboðs</w:t>
      </w:r>
      <w:r w:rsidR="00D568CC" w:rsidRPr="00A97120">
        <w:t xml:space="preserve"> </w:t>
      </w:r>
      <w:r w:rsidR="00C530F3" w:rsidRPr="00A97120">
        <w:t xml:space="preserve">fundnar </w:t>
      </w:r>
      <w:r w:rsidR="0098681B" w:rsidRPr="00A97120">
        <w:t xml:space="preserve">með því að deila atkvæðum </w:t>
      </w:r>
      <w:r w:rsidR="00E53FB8">
        <w:t>þess</w:t>
      </w:r>
      <w:r w:rsidR="009B1346">
        <w:t xml:space="preserve"> </w:t>
      </w:r>
      <w:r w:rsidR="0098681B" w:rsidRPr="00A97120">
        <w:t xml:space="preserve">með tiltekinni runu </w:t>
      </w:r>
      <w:r w:rsidR="001807B9" w:rsidRPr="00A97120">
        <w:rPr>
          <w:i/>
          <w:iCs/>
        </w:rPr>
        <w:t>deili</w:t>
      </w:r>
      <w:r w:rsidR="00AB121E" w:rsidRPr="00A97120">
        <w:rPr>
          <w:i/>
          <w:iCs/>
        </w:rPr>
        <w:t>talna</w:t>
      </w:r>
      <w:r w:rsidR="00AB121E" w:rsidRPr="00A97120">
        <w:t>.</w:t>
      </w:r>
      <w:del w:id="154" w:author="Kristján Jónasson - HI" w:date="2022-06-25T09:27:00Z">
        <w:r w:rsidR="00AB121E" w:rsidRPr="00A97120" w:rsidDel="004142CF">
          <w:delText xml:space="preserve"> </w:delText>
        </w:r>
        <w:r w:rsidR="0003010F" w:rsidRPr="00A97120" w:rsidDel="004142CF">
          <w:delText xml:space="preserve"> </w:delText>
        </w:r>
      </w:del>
      <w:ins w:id="155" w:author="Kristján Jónasson - HI" w:date="2022-06-25T09:27:00Z">
        <w:r w:rsidR="004142CF">
          <w:t xml:space="preserve"> </w:t>
        </w:r>
      </w:ins>
      <w:r w:rsidR="00445769">
        <w:t>Ti</w:t>
      </w:r>
      <w:r w:rsidR="00E544BE">
        <w:t>lk</w:t>
      </w:r>
      <w:r w:rsidR="00445769">
        <w:t xml:space="preserve">allstölur deilireglna fá þá líka sérheiti, </w:t>
      </w:r>
      <w:r w:rsidR="00445769" w:rsidRPr="00FA1151">
        <w:rPr>
          <w:i/>
          <w:iCs/>
        </w:rPr>
        <w:t>atkvæðadeild</w:t>
      </w:r>
      <w:r w:rsidR="00803C3A" w:rsidRPr="00FA1151">
        <w:rPr>
          <w:i/>
          <w:iCs/>
        </w:rPr>
        <w:t>ir</w:t>
      </w:r>
      <w:r w:rsidR="00002BAB">
        <w:rPr>
          <w:rStyle w:val="FootnoteReference"/>
          <w:i/>
          <w:iCs/>
        </w:rPr>
        <w:footnoteReference w:id="2"/>
      </w:r>
      <w:r w:rsidR="00445769">
        <w:t xml:space="preserve">, </w:t>
      </w:r>
      <w:r w:rsidR="00803C3A">
        <w:t>sem fund</w:t>
      </w:r>
      <w:r w:rsidR="00416F39">
        <w:t xml:space="preserve">nar eru </w:t>
      </w:r>
      <w:r w:rsidR="00CD7646">
        <w:t>þ</w:t>
      </w:r>
      <w:r w:rsidR="009A09EF">
        <w:t>ann</w:t>
      </w:r>
      <w:r w:rsidR="00CD7646">
        <w:t>ig:</w:t>
      </w:r>
      <w:r w:rsidR="00803C3A">
        <w:t xml:space="preserve"> </w:t>
      </w:r>
    </w:p>
    <w:p w14:paraId="7801C69A" w14:textId="730C66FB" w:rsidR="003A59EB" w:rsidRDefault="00EC6E2D" w:rsidP="00BD71AB">
      <w:pPr>
        <w:pStyle w:val="Smaletur"/>
      </w:pPr>
      <m:oMathPara>
        <m:oMath>
          <m:r>
            <w:rPr>
              <w:rFonts w:ascii="Cambria Math" w:hAnsi="Cambria Math"/>
            </w:rPr>
            <m:t>Atkv</m:t>
          </m:r>
          <m:r>
            <m:rPr>
              <m:sty m:val="p"/>
            </m:rPr>
            <w:rPr>
              <w:rFonts w:ascii="Cambria Math" w:hAnsi="Cambria Math"/>
            </w:rPr>
            <m:t>æð</m:t>
          </m:r>
          <m:r>
            <w:rPr>
              <w:rFonts w:ascii="Cambria Math" w:hAnsi="Cambria Math"/>
            </w:rPr>
            <m:t>adeildir</m:t>
          </m:r>
          <m:r>
            <m:rPr>
              <m:sty m:val="p"/>
            </m:rPr>
            <w:rPr>
              <w:rFonts w:ascii="Cambria Math" w:hAnsi="Cambria Math"/>
            </w:rPr>
            <m:t xml:space="preserve"> </m:t>
          </m:r>
          <m:r>
            <w:rPr>
              <w:rFonts w:ascii="Cambria Math" w:hAnsi="Cambria Math"/>
            </w:rPr>
            <m:t>frambo</m:t>
          </m:r>
          <m:r>
            <m:rPr>
              <m:sty m:val="p"/>
            </m:rPr>
            <w:rPr>
              <w:rFonts w:ascii="Cambria Math" w:hAnsi="Cambria Math"/>
            </w:rPr>
            <m:t>ð</m:t>
          </m:r>
          <m:r>
            <w:rPr>
              <w:rFonts w:ascii="Cambria Math" w:hAnsi="Cambria Math"/>
            </w:rPr>
            <m:t>s</m:t>
          </m:r>
          <m:r>
            <m:rPr>
              <m:sty m:val="p"/>
            </m:rPr>
            <w:rPr>
              <w:rFonts w:ascii="Cambria Math" w:hAnsi="Cambria Math"/>
            </w:rPr>
            <m:t xml:space="preserve">=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frambo</m:t>
              </m:r>
              <m:r>
                <m:rPr>
                  <m:sty m:val="p"/>
                </m:rPr>
                <w:rPr>
                  <w:rFonts w:ascii="Cambria Math" w:hAnsi="Cambria Math"/>
                </w:rPr>
                <m:t>ð</m:t>
              </m:r>
              <m:r>
                <w:rPr>
                  <w:rFonts w:ascii="Cambria Math" w:hAnsi="Cambria Math"/>
                </w:rPr>
                <m:t>s</m:t>
              </m:r>
            </m:num>
            <m:den>
              <m:r>
                <w:rPr>
                  <w:rFonts w:ascii="Cambria Math" w:hAnsi="Cambria Math"/>
                </w:rPr>
                <m:t>Deilitala</m:t>
              </m:r>
              <m:r>
                <m:rPr>
                  <m:sty m:val="p"/>
                </m:rPr>
                <w:rPr>
                  <w:rFonts w:ascii="Cambria Math" w:hAnsi="Cambria Math"/>
                </w:rPr>
                <m:t>,</m:t>
              </m:r>
              <m:r>
                <w:del w:id="156" w:author="Kristján Jónasson - HI" w:date="2022-06-25T09:27:00Z">
                  <m:rPr>
                    <m:sty m:val="p"/>
                  </m:rPr>
                  <w:rPr>
                    <w:rFonts w:ascii="Cambria Math" w:hAnsi="Cambria Math"/>
                  </w:rPr>
                  <m:t xml:space="preserve">  </m:t>
                </w:del>
              </m:r>
              <m:r>
                <w:ins w:id="157" w:author="Kristján Jónasson - HI" w:date="2022-06-25T09:27:00Z">
                  <m:rPr>
                    <m:sty m:val="p"/>
                  </m:rPr>
                  <w:rPr>
                    <w:rFonts w:ascii="Cambria Math" w:hAnsi="Cambria Math"/>
                  </w:rPr>
                  <m:t xml:space="preserve"> </m:t>
                </w:ins>
              </m:r>
              <m:r>
                <w:rPr>
                  <w:rFonts w:ascii="Cambria Math" w:hAnsi="Cambria Math"/>
                </w:rPr>
                <m:t>ein</m:t>
              </m:r>
              <m:r>
                <m:rPr>
                  <m:sty m:val="p"/>
                </m:rPr>
                <w:rPr>
                  <w:rFonts w:ascii="Cambria Math" w:hAnsi="Cambria Math"/>
                </w:rPr>
                <m:t xml:space="preserve"> </m:t>
              </m:r>
              <m:r>
                <w:rPr>
                  <w:rFonts w:ascii="Cambria Math" w:hAnsi="Cambria Math"/>
                </w:rPr>
                <m:t>af</m:t>
              </m:r>
              <m:r>
                <m:rPr>
                  <m:sty m:val="p"/>
                </m:rPr>
                <w:rPr>
                  <w:rFonts w:ascii="Cambria Math" w:hAnsi="Cambria Math"/>
                </w:rPr>
                <m:t xml:space="preserve"> </m:t>
              </m:r>
              <m:r>
                <w:rPr>
                  <w:rFonts w:ascii="Cambria Math" w:hAnsi="Cambria Math"/>
                </w:rPr>
                <m:t>annarri</m:t>
              </m:r>
            </m:den>
          </m:f>
        </m:oMath>
      </m:oMathPara>
    </w:p>
    <w:p w14:paraId="39F691AE" w14:textId="3DD79A9A" w:rsidR="009473EB" w:rsidRDefault="00D3208A" w:rsidP="00E15CA6">
      <w:pPr>
        <w:pStyle w:val="Texti"/>
      </w:pPr>
      <w:r>
        <w:t>Sem dæmi eru deilitölur skv. D´Hondtsreglu</w:t>
      </w:r>
      <w:r w:rsidR="00D776D0">
        <w:t xml:space="preserve"> </w:t>
      </w:r>
      <w:r w:rsidR="00E03959">
        <w:t>jákvæðu heiltölurnar, þ.e. 1, 2, 3 o.s.frv.</w:t>
      </w:r>
      <w:del w:id="158" w:author="Kristján Jónasson - HI" w:date="2022-06-25T09:27:00Z">
        <w:r w:rsidR="00D776D0" w:rsidDel="004142CF">
          <w:delText xml:space="preserve"> </w:delText>
        </w:r>
        <w:r w:rsidR="00E30CBD" w:rsidDel="004142CF">
          <w:delText xml:space="preserve"> </w:delText>
        </w:r>
      </w:del>
      <w:ins w:id="159" w:author="Kristján Jónasson - HI" w:date="2022-06-25T09:27:00Z">
        <w:r w:rsidR="004142CF">
          <w:t xml:space="preserve"> </w:t>
        </w:r>
      </w:ins>
      <w:r w:rsidR="00E30CBD">
        <w:t xml:space="preserve">Fái </w:t>
      </w:r>
      <w:r w:rsidR="00894D75">
        <w:t>t.d.</w:t>
      </w:r>
      <w:r w:rsidR="00E30CBD">
        <w:t xml:space="preserve"> </w:t>
      </w:r>
      <w:r w:rsidR="00E1500A" w:rsidRPr="00A97120">
        <w:t>framboð</w:t>
      </w:r>
      <w:r w:rsidR="00E1500A">
        <w:t xml:space="preserve"> </w:t>
      </w:r>
      <w:r w:rsidR="00E30CBD">
        <w:t>2</w:t>
      </w:r>
      <w:r w:rsidR="00990588">
        <w:t>7</w:t>
      </w:r>
      <w:r w:rsidR="0065350E">
        <w:t xml:space="preserve">00 atkvæði reiknast </w:t>
      </w:r>
      <w:r w:rsidR="001D3BB3">
        <w:t xml:space="preserve">fyrstu </w:t>
      </w:r>
      <w:r w:rsidR="0065350E">
        <w:t xml:space="preserve">atkvæðadeildir </w:t>
      </w:r>
      <w:r w:rsidR="00CD7646">
        <w:t>þess</w:t>
      </w:r>
      <w:r w:rsidR="0065350E">
        <w:t xml:space="preserve"> sem</w:t>
      </w:r>
    </w:p>
    <w:p w14:paraId="5417E262" w14:textId="77777777" w:rsidR="00BD71AB" w:rsidRDefault="00BD71AB" w:rsidP="00BD71AB">
      <w:pPr>
        <w:pStyle w:val="Smaletur"/>
      </w:pPr>
    </w:p>
    <w:p w14:paraId="5271E7E6" w14:textId="0C440CF0" w:rsidR="003A59EB" w:rsidRDefault="00EC6E2D" w:rsidP="00BD71AB">
      <w:pPr>
        <w:pStyle w:val="Smaletur"/>
      </w:pPr>
      <m:oMathPara>
        <m:oMath>
          <m:r>
            <w:rPr>
              <w:rFonts w:ascii="Cambria Math" w:hAnsi="Cambria Math"/>
            </w:rPr>
            <m:t>Atkv</m:t>
          </m:r>
          <m:r>
            <m:rPr>
              <m:sty m:val="p"/>
            </m:rPr>
            <w:rPr>
              <w:rFonts w:ascii="Cambria Math" w:hAnsi="Cambria Math"/>
            </w:rPr>
            <m:t>æð</m:t>
          </m:r>
          <m:r>
            <w:rPr>
              <w:rFonts w:ascii="Cambria Math" w:hAnsi="Cambria Math"/>
            </w:rPr>
            <m:t>adeildir</m:t>
          </m:r>
          <m:r>
            <m:rPr>
              <m:sty m:val="p"/>
            </m:rPr>
            <w:rPr>
              <w:rFonts w:ascii="Cambria Math" w:hAnsi="Cambria Math"/>
            </w:rPr>
            <m:t>:</m:t>
          </m:r>
          <m:r>
            <w:del w:id="160" w:author="Kristján Jónasson - HI" w:date="2022-06-25T09:27:00Z">
              <m:rPr>
                <m:sty m:val="p"/>
              </m:rPr>
              <w:rPr>
                <w:rFonts w:ascii="Cambria Math" w:hAnsi="Cambria Math"/>
              </w:rPr>
              <m:t xml:space="preserve">   </m:t>
            </w:del>
          </m:r>
          <m:r>
            <w:ins w:id="161" w:author="Kristján Jónasson - HI" w:date="2022-06-25T09:27:00Z">
              <m:rPr>
                <m:sty m:val="p"/>
              </m:rPr>
              <w:rPr>
                <w:rFonts w:ascii="Cambria Math" w:hAnsi="Cambria Math"/>
              </w:rPr>
              <m:t xml:space="preserve"> </m:t>
            </w:ins>
          </m:r>
          <m:f>
            <m:fPr>
              <m:ctrlPr>
                <w:rPr>
                  <w:rFonts w:ascii="Cambria Math" w:hAnsi="Cambria Math"/>
                </w:rPr>
              </m:ctrlPr>
            </m:fPr>
            <m:num>
              <m:r>
                <m:rPr>
                  <m:sty m:val="p"/>
                </m:rPr>
                <w:rPr>
                  <w:rFonts w:ascii="Cambria Math" w:hAnsi="Cambria Math"/>
                </w:rPr>
                <m:t>2700</m:t>
              </m:r>
            </m:num>
            <m:den>
              <m:r>
                <m:rPr>
                  <m:sty m:val="p"/>
                </m:rPr>
                <w:rPr>
                  <w:rFonts w:ascii="Cambria Math" w:hAnsi="Cambria Math"/>
                </w:rPr>
                <m:t>1</m:t>
              </m:r>
            </m:den>
          </m:f>
          <m:r>
            <m:rPr>
              <m:sty m:val="p"/>
            </m:rPr>
            <w:rPr>
              <w:rFonts w:ascii="Cambria Math" w:hAnsi="Cambria Math"/>
            </w:rPr>
            <m:t>=2700,</m:t>
          </m:r>
          <m:r>
            <w:del w:id="162" w:author="Kristján Jónasson - HI" w:date="2022-06-25T09:27:00Z">
              <m:rPr>
                <m:sty m:val="p"/>
              </m:rPr>
              <w:rPr>
                <w:rFonts w:ascii="Cambria Math" w:hAnsi="Cambria Math"/>
              </w:rPr>
              <m:t xml:space="preserve">  </m:t>
            </w:del>
          </m:r>
          <m:r>
            <w:ins w:id="163" w:author="Kristján Jónasson - HI" w:date="2022-06-25T09:27:00Z">
              <m:rPr>
                <m:sty m:val="p"/>
              </m:rPr>
              <w:rPr>
                <w:rFonts w:ascii="Cambria Math" w:hAnsi="Cambria Math"/>
              </w:rPr>
              <m:t xml:space="preserve"> </m:t>
            </w:ins>
          </m:r>
          <m:f>
            <m:fPr>
              <m:ctrlPr>
                <w:rPr>
                  <w:rFonts w:ascii="Cambria Math" w:hAnsi="Cambria Math"/>
                </w:rPr>
              </m:ctrlPr>
            </m:fPr>
            <m:num>
              <m:r>
                <m:rPr>
                  <m:sty m:val="p"/>
                </m:rPr>
                <w:rPr>
                  <w:rFonts w:ascii="Cambria Math" w:hAnsi="Cambria Math"/>
                </w:rPr>
                <m:t>2700</m:t>
              </m:r>
            </m:num>
            <m:den>
              <m:r>
                <m:rPr>
                  <m:sty m:val="p"/>
                </m:rPr>
                <w:rPr>
                  <w:rFonts w:ascii="Cambria Math" w:hAnsi="Cambria Math"/>
                </w:rPr>
                <m:t>2</m:t>
              </m:r>
            </m:den>
          </m:f>
          <m:r>
            <m:rPr>
              <m:sty m:val="p"/>
            </m:rPr>
            <w:rPr>
              <w:rFonts w:ascii="Cambria Math" w:hAnsi="Cambria Math"/>
            </w:rPr>
            <m:t>=1350,</m:t>
          </m:r>
          <m:r>
            <w:del w:id="164" w:author="Kristján Jónasson - HI" w:date="2022-06-25T09:27:00Z">
              <m:rPr>
                <m:sty m:val="p"/>
              </m:rPr>
              <w:rPr>
                <w:rFonts w:ascii="Cambria Math" w:hAnsi="Cambria Math"/>
              </w:rPr>
              <m:t xml:space="preserve">  </m:t>
            </w:del>
          </m:r>
          <m:r>
            <w:ins w:id="165" w:author="Kristján Jónasson - HI" w:date="2022-06-25T09:27:00Z">
              <m:rPr>
                <m:sty m:val="p"/>
              </m:rPr>
              <w:rPr>
                <w:rFonts w:ascii="Cambria Math" w:hAnsi="Cambria Math"/>
              </w:rPr>
              <m:t xml:space="preserve"> </m:t>
            </w:ins>
          </m:r>
          <m:f>
            <m:fPr>
              <m:ctrlPr>
                <w:rPr>
                  <w:rFonts w:ascii="Cambria Math" w:hAnsi="Cambria Math"/>
                </w:rPr>
              </m:ctrlPr>
            </m:fPr>
            <m:num>
              <m:r>
                <m:rPr>
                  <m:sty m:val="p"/>
                </m:rPr>
                <w:rPr>
                  <w:rFonts w:ascii="Cambria Math" w:hAnsi="Cambria Math"/>
                </w:rPr>
                <m:t>2700</m:t>
              </m:r>
            </m:num>
            <m:den>
              <m:r>
                <m:rPr>
                  <m:sty m:val="p"/>
                </m:rPr>
                <w:rPr>
                  <w:rFonts w:ascii="Cambria Math" w:hAnsi="Cambria Math"/>
                </w:rPr>
                <m:t>3</m:t>
              </m:r>
            </m:den>
          </m:f>
          <m:r>
            <m:rPr>
              <m:sty m:val="p"/>
            </m:rPr>
            <w:rPr>
              <w:rFonts w:ascii="Cambria Math" w:hAnsi="Cambria Math"/>
            </w:rPr>
            <m:t>=900</m:t>
          </m:r>
          <m:r>
            <w:del w:id="166" w:author="Kristján Jónasson - HI" w:date="2022-06-25T09:27:00Z">
              <m:rPr>
                <m:sty m:val="p"/>
              </m:rPr>
              <w:rPr>
                <w:rFonts w:ascii="Cambria Math" w:hAnsi="Cambria Math"/>
              </w:rPr>
              <m:t xml:space="preserve">  </m:t>
            </w:del>
          </m:r>
          <m:r>
            <w:ins w:id="167" w:author="Kristján Jónasson - HI" w:date="2022-06-25T09:27:00Z">
              <m:rPr>
                <m:sty m:val="p"/>
              </m:rPr>
              <w:rPr>
                <w:rFonts w:ascii="Cambria Math" w:hAnsi="Cambria Math"/>
              </w:rPr>
              <m:t xml:space="preserve"> </m:t>
            </w:ins>
          </m:r>
          <m:r>
            <w:rPr>
              <w:rFonts w:ascii="Cambria Math" w:hAnsi="Cambria Math"/>
            </w:rPr>
            <m:t>o</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frv</m:t>
          </m:r>
          <m:r>
            <m:rPr>
              <m:sty m:val="p"/>
            </m:rPr>
            <w:rPr>
              <w:rFonts w:ascii="Cambria Math" w:hAnsi="Cambria Math"/>
            </w:rPr>
            <m:t>.</m:t>
          </m:r>
        </m:oMath>
      </m:oMathPara>
    </w:p>
    <w:p w14:paraId="63ABF5E0" w14:textId="77777777" w:rsidR="002845B7" w:rsidRDefault="002845B7" w:rsidP="00E15CA6">
      <w:pPr>
        <w:pStyle w:val="Texti"/>
      </w:pPr>
    </w:p>
    <w:p w14:paraId="2020C65C" w14:textId="64199F0E" w:rsidR="00040E26" w:rsidRDefault="00016899" w:rsidP="00E15CA6">
      <w:pPr>
        <w:pStyle w:val="Texti"/>
      </w:pPr>
      <w:r w:rsidRPr="00A97120">
        <w:lastRenderedPageBreak/>
        <w:t xml:space="preserve">Tilkallstölurnar í hinni </w:t>
      </w:r>
      <w:r w:rsidR="0003010F" w:rsidRPr="00A97120">
        <w:t xml:space="preserve">gerð </w:t>
      </w:r>
      <w:r w:rsidR="000B2EB7" w:rsidRPr="00A97120">
        <w:t>reglnanna</w:t>
      </w:r>
      <w:r w:rsidR="0003010F" w:rsidRPr="00A97120">
        <w:t xml:space="preserve">, </w:t>
      </w:r>
      <w:r w:rsidR="0003010F" w:rsidRPr="00A97120">
        <w:rPr>
          <w:i/>
          <w:iCs/>
        </w:rPr>
        <w:t>frádráttarregl</w:t>
      </w:r>
      <w:r w:rsidRPr="00A97120">
        <w:rPr>
          <w:i/>
          <w:iCs/>
        </w:rPr>
        <w:t>na</w:t>
      </w:r>
      <w:r w:rsidR="0003010F" w:rsidRPr="00A97120">
        <w:t xml:space="preserve">, finnast með því að </w:t>
      </w:r>
      <w:r w:rsidR="009D3DB8" w:rsidRPr="00A97120">
        <w:t xml:space="preserve">draga frá atkvæðunum </w:t>
      </w:r>
      <w:r w:rsidR="00B11CA7" w:rsidRPr="00A97120">
        <w:t>sv</w:t>
      </w:r>
      <w:r w:rsidRPr="00A97120">
        <w:t>okö</w:t>
      </w:r>
      <w:r w:rsidR="00B11CA7" w:rsidRPr="00A97120">
        <w:t xml:space="preserve">lluð </w:t>
      </w:r>
      <w:r w:rsidR="00B11CA7" w:rsidRPr="00A97120">
        <w:rPr>
          <w:i/>
          <w:iCs/>
        </w:rPr>
        <w:t>sætisígildi</w:t>
      </w:r>
      <w:r w:rsidR="00831462" w:rsidRPr="00A97120">
        <w:t xml:space="preserve">; fyrst </w:t>
      </w:r>
      <w:r w:rsidRPr="00A97120">
        <w:t>ekkert</w:t>
      </w:r>
      <w:r w:rsidR="00831462" w:rsidRPr="00A97120">
        <w:t xml:space="preserve">, síðan </w:t>
      </w:r>
      <w:r w:rsidR="00FA69F9" w:rsidRPr="00A97120">
        <w:t>eitt</w:t>
      </w:r>
      <w:r w:rsidR="004A2571" w:rsidRPr="00A97120">
        <w:t>, þá</w:t>
      </w:r>
      <w:r w:rsidR="00FA69F9" w:rsidRPr="00A97120">
        <w:t xml:space="preserve"> tvö o.s.frv.</w:t>
      </w:r>
      <w:del w:id="168" w:author="Kristján Jónasson - HI" w:date="2022-06-25T09:27:00Z">
        <w:r w:rsidR="009D3DB8" w:rsidRPr="00A97120" w:rsidDel="004142CF">
          <w:delText xml:space="preserve"> </w:delText>
        </w:r>
        <w:r w:rsidR="0003010F" w:rsidRPr="00A97120" w:rsidDel="004142CF">
          <w:delText xml:space="preserve"> </w:delText>
        </w:r>
      </w:del>
      <w:ins w:id="169" w:author="Kristján Jónasson - HI" w:date="2022-06-25T09:27:00Z">
        <w:r w:rsidR="004142CF">
          <w:t xml:space="preserve"> </w:t>
        </w:r>
      </w:ins>
      <w:r w:rsidR="00F75860">
        <w:t xml:space="preserve">Útkomustærðirnar </w:t>
      </w:r>
      <w:r w:rsidR="00206812">
        <w:t>fá</w:t>
      </w:r>
      <w:del w:id="170" w:author="Kristján Jónasson - HI" w:date="2022-06-25T09:27:00Z">
        <w:r w:rsidR="00206812" w:rsidDel="004142CF">
          <w:delText xml:space="preserve">  </w:delText>
        </w:r>
      </w:del>
      <w:ins w:id="171" w:author="Kristján Jónasson - HI" w:date="2022-06-25T09:27:00Z">
        <w:r w:rsidR="004142CF">
          <w:t xml:space="preserve"> </w:t>
        </w:r>
      </w:ins>
      <w:r w:rsidR="00206812">
        <w:t xml:space="preserve">nafnið </w:t>
      </w:r>
      <w:r w:rsidR="00E30CBD" w:rsidRPr="00E30CBD">
        <w:rPr>
          <w:i/>
          <w:iCs/>
        </w:rPr>
        <w:t>leifar</w:t>
      </w:r>
      <w:r w:rsidR="00E30CBD">
        <w:t xml:space="preserve">. </w:t>
      </w:r>
      <w:r w:rsidR="00502920" w:rsidRPr="00A97120">
        <w:t xml:space="preserve">Sætisígildi </w:t>
      </w:r>
      <w:r w:rsidR="00432E24" w:rsidRPr="00A97120">
        <w:t xml:space="preserve">er </w:t>
      </w:r>
      <w:r w:rsidR="00502920" w:rsidRPr="00A97120">
        <w:t xml:space="preserve">ákvarðað þannig að tölu gildra atkvæða (kjördæmis eða landsins í heild, eins og við á) </w:t>
      </w:r>
      <w:r w:rsidR="00432E24" w:rsidRPr="00A97120">
        <w:t xml:space="preserve">er </w:t>
      </w:r>
      <w:r w:rsidR="00FF7963" w:rsidRPr="00A97120">
        <w:t xml:space="preserve">deilt með tilgreindri </w:t>
      </w:r>
      <w:r w:rsidR="00FF7963" w:rsidRPr="00A97120">
        <w:rPr>
          <w:i/>
          <w:iCs/>
        </w:rPr>
        <w:t>skiptitölu</w:t>
      </w:r>
      <w:r w:rsidR="00FF7963" w:rsidRPr="00A97120">
        <w:t>.</w:t>
      </w:r>
      <w:r w:rsidR="00281824" w:rsidRPr="00A97120">
        <w:t xml:space="preserve"> Útkoman, sætisígildið, er </w:t>
      </w:r>
      <w:r w:rsidR="00894D75">
        <w:t>það</w:t>
      </w:r>
      <w:r w:rsidR="00281824" w:rsidRPr="00A97120">
        <w:t xml:space="preserve"> atkvæðamagn sem að jafnaði dugar fyrir </w:t>
      </w:r>
      <w:r w:rsidR="00F9651C" w:rsidRPr="00A97120">
        <w:t xml:space="preserve">einu </w:t>
      </w:r>
      <w:r w:rsidR="00281824" w:rsidRPr="00A97120">
        <w:t>sæti.</w:t>
      </w:r>
      <w:r w:rsidR="00BE2BF4">
        <w:t xml:space="preserve"> </w:t>
      </w:r>
    </w:p>
    <w:p w14:paraId="5CD77079" w14:textId="4FAE415B" w:rsidR="00906C46" w:rsidRDefault="00BE2BF4" w:rsidP="00E15CA6">
      <w:pPr>
        <w:pStyle w:val="Texti"/>
      </w:pPr>
      <w:r>
        <w:t xml:space="preserve">Framsett sem </w:t>
      </w:r>
      <w:r w:rsidR="00393968">
        <w:t>einfaldar</w:t>
      </w:r>
      <w:r w:rsidR="00A568E0">
        <w:t xml:space="preserve"> </w:t>
      </w:r>
      <w:r>
        <w:t>j</w:t>
      </w:r>
      <w:r w:rsidR="00A568E0">
        <w:t>öfnur</w:t>
      </w:r>
      <w:r>
        <w:t xml:space="preserve"> </w:t>
      </w:r>
      <w:r w:rsidR="00F855AB">
        <w:t>finnast þessar</w:t>
      </w:r>
      <w:r w:rsidR="00A568E0">
        <w:t xml:space="preserve"> leifar eða</w:t>
      </w:r>
      <w:del w:id="172" w:author="Kristján Jónasson - HI" w:date="2022-06-25T09:27:00Z">
        <w:r w:rsidR="00A568E0" w:rsidDel="004142CF">
          <w:delText xml:space="preserve"> </w:delText>
        </w:r>
        <w:r w:rsidR="00F855AB" w:rsidDel="004142CF">
          <w:delText xml:space="preserve"> </w:delText>
        </w:r>
      </w:del>
      <w:ins w:id="173" w:author="Kristján Jónasson - HI" w:date="2022-06-25T09:27:00Z">
        <w:r w:rsidR="004142CF">
          <w:t xml:space="preserve"> </w:t>
        </w:r>
      </w:ins>
      <w:r w:rsidR="00F855AB">
        <w:t xml:space="preserve">tilkallstölur </w:t>
      </w:r>
      <w:r w:rsidR="00D21FEA">
        <w:t xml:space="preserve">tveggja þekktustu </w:t>
      </w:r>
      <w:r w:rsidR="00F855AB">
        <w:t>frádráttarreglna þannig</w:t>
      </w:r>
      <w:r w:rsidR="00427720">
        <w:t xml:space="preserve"> og </w:t>
      </w:r>
      <w:r w:rsidR="008A35B0">
        <w:t xml:space="preserve">vísar þá </w:t>
      </w:r>
      <w:r w:rsidR="008A35B0" w:rsidRPr="008A35B0">
        <w:rPr>
          <w:i/>
          <w:iCs/>
        </w:rPr>
        <w:t>framboð</w:t>
      </w:r>
      <w:r w:rsidR="008A35B0">
        <w:t xml:space="preserve"> </w:t>
      </w:r>
      <w:r w:rsidR="009C1F8F">
        <w:t xml:space="preserve">ýmist </w:t>
      </w:r>
      <w:r w:rsidR="00427720">
        <w:t>til</w:t>
      </w:r>
      <w:del w:id="174" w:author="Kristján Jónasson - HI" w:date="2022-06-25T09:27:00Z">
        <w:r w:rsidR="00427720" w:rsidDel="004142CF">
          <w:delText xml:space="preserve">  </w:delText>
        </w:r>
      </w:del>
      <w:ins w:id="175" w:author="Kristján Jónasson - HI" w:date="2022-06-25T09:27:00Z">
        <w:r w:rsidR="004142CF">
          <w:t xml:space="preserve"> </w:t>
        </w:r>
      </w:ins>
      <w:r w:rsidR="00C329D3">
        <w:t>flokks eða kjördæmislista</w:t>
      </w:r>
      <w:r w:rsidR="00FA1151">
        <w:t>:</w:t>
      </w:r>
    </w:p>
    <w:p w14:paraId="0BB176C2" w14:textId="77777777" w:rsidR="00BD71AB" w:rsidRDefault="00BD71AB" w:rsidP="00BD71AB">
      <w:pPr>
        <w:pStyle w:val="Smaletur"/>
      </w:pPr>
    </w:p>
    <w:p w14:paraId="1CD3C1F4" w14:textId="1D378043" w:rsidR="007155EE" w:rsidRDefault="00EC6E2D" w:rsidP="00BD71AB">
      <w:pPr>
        <w:pStyle w:val="Smaletur"/>
      </w:pPr>
      <m:oMathPara>
        <m:oMath>
          <m:r>
            <w:rPr>
              <w:rFonts w:ascii="Cambria Math" w:hAnsi="Cambria Math"/>
            </w:rPr>
            <m:t>Skiptitala</m:t>
          </m:r>
          <m:r>
            <m:rPr>
              <m:sty m:val="p"/>
            </m:rPr>
            <w:rPr>
              <w:rFonts w:ascii="Cambria Math" w:hAnsi="Cambria Math"/>
            </w:rPr>
            <m:t> </m:t>
          </m:r>
          <m:r>
            <w:rPr>
              <w:rFonts w:ascii="Cambria Math" w:hAnsi="Cambria Math"/>
            </w:rPr>
            <m:t>Hares</m:t>
          </m:r>
          <m:r>
            <m:rPr>
              <m:sty m:val="p"/>
            </m:rPr>
            <w:rPr>
              <w:rFonts w:ascii="Cambria Math" w:hAnsi="Cambria Math"/>
            </w:rPr>
            <m:t> = </m:t>
          </m:r>
          <m:r>
            <w:rPr>
              <w:rFonts w:ascii="Cambria Math" w:hAnsi="Cambria Math"/>
            </w:rPr>
            <m:t>Tala</m:t>
          </m:r>
          <m:r>
            <m:rPr>
              <m:sty m:val="p"/>
            </m:rPr>
            <w:rPr>
              <w:rFonts w:ascii="Cambria Math" w:hAnsi="Cambria Math"/>
            </w:rPr>
            <m:t> </m:t>
          </m:r>
          <m:r>
            <w:rPr>
              <w:rFonts w:ascii="Cambria Math" w:hAnsi="Cambria Math"/>
            </w:rPr>
            <m:t>s</m:t>
          </m:r>
          <m:r>
            <m:rPr>
              <m:sty m:val="p"/>
            </m:rPr>
            <w:rPr>
              <w:rFonts w:ascii="Cambria Math" w:hAnsi="Cambria Math"/>
            </w:rPr>
            <m:t>æ</m:t>
          </m:r>
          <m:r>
            <w:rPr>
              <w:rFonts w:ascii="Cambria Math" w:hAnsi="Cambria Math"/>
            </w:rPr>
            <m:t>ta</m:t>
          </m:r>
          <m:r>
            <m:rPr>
              <m:sty m:val="p"/>
            </m:rPr>
            <w:rPr>
              <w:rFonts w:ascii="Cambria Math" w:hAnsi="Cambria Math"/>
            </w:rPr>
            <m:t xml:space="preserve"> </m:t>
          </m:r>
          <m:r>
            <w:rPr>
              <w:rFonts w:ascii="Cambria Math" w:hAnsi="Cambria Math"/>
            </w:rPr>
            <m:t>sem</m:t>
          </m:r>
          <m:r>
            <m:rPr>
              <m:sty m:val="p"/>
            </m:rPr>
            <w:rPr>
              <w:rFonts w:ascii="Cambria Math" w:hAnsi="Cambria Math"/>
            </w:rPr>
            <m:t xml:space="preserve"> ú</m:t>
          </m:r>
          <m:r>
            <w:rPr>
              <w:rFonts w:ascii="Cambria Math" w:hAnsi="Cambria Math"/>
            </w:rPr>
            <m:t>thluta</m:t>
          </m:r>
          <m:r>
            <m:rPr>
              <m:sty m:val="p"/>
            </m:rPr>
            <w:rPr>
              <w:rFonts w:ascii="Cambria Math" w:hAnsi="Cambria Math"/>
            </w:rPr>
            <m:t xml:space="preserve"> </m:t>
          </m:r>
          <m:r>
            <w:rPr>
              <w:rFonts w:ascii="Cambria Math" w:hAnsi="Cambria Math"/>
            </w:rPr>
            <m:t>skal</m:t>
          </m:r>
          <m:r>
            <m:rPr>
              <m:sty m:val="p"/>
            </m:rPr>
            <w:rPr>
              <w:rFonts w:ascii="Cambria Math" w:hAnsi="Cambria Math"/>
            </w:rPr>
            <m:t xml:space="preserve"> </m:t>
          </m:r>
        </m:oMath>
      </m:oMathPara>
    </w:p>
    <w:p w14:paraId="02C48011" w14:textId="157717B8" w:rsidR="007155EE" w:rsidRDefault="00EC6E2D" w:rsidP="00BD71AB">
      <w:pPr>
        <w:pStyle w:val="Smaletur"/>
      </w:pPr>
      <m:oMathPara>
        <m:oMath>
          <m:r>
            <w:rPr>
              <w:rFonts w:ascii="Cambria Math" w:hAnsi="Cambria Math"/>
            </w:rPr>
            <m:t>Skiptitala</m:t>
          </m:r>
          <m:r>
            <m:rPr>
              <m:sty m:val="p"/>
            </m:rPr>
            <w:rPr>
              <w:rFonts w:ascii="Cambria Math" w:hAnsi="Cambria Math"/>
            </w:rPr>
            <m:t> </m:t>
          </m:r>
          <m:r>
            <w:rPr>
              <w:rFonts w:ascii="Cambria Math" w:hAnsi="Cambria Math"/>
            </w:rPr>
            <m:t>Droops</m:t>
          </m:r>
          <m:r>
            <m:rPr>
              <m:sty m:val="p"/>
            </m:rPr>
            <w:rPr>
              <w:rFonts w:ascii="Cambria Math" w:hAnsi="Cambria Math"/>
            </w:rPr>
            <m:t> = </m:t>
          </m:r>
          <m:r>
            <w:rPr>
              <w:rFonts w:ascii="Cambria Math" w:hAnsi="Cambria Math"/>
            </w:rPr>
            <m:t>Tala</m:t>
          </m:r>
          <m:r>
            <m:rPr>
              <m:sty m:val="p"/>
            </m:rPr>
            <w:rPr>
              <w:rFonts w:ascii="Cambria Math" w:hAnsi="Cambria Math"/>
            </w:rPr>
            <m:t> </m:t>
          </m:r>
          <m:r>
            <w:rPr>
              <w:rFonts w:ascii="Cambria Math" w:hAnsi="Cambria Math"/>
            </w:rPr>
            <m:t>s</m:t>
          </m:r>
          <m:r>
            <m:rPr>
              <m:sty m:val="p"/>
            </m:rPr>
            <w:rPr>
              <w:rFonts w:ascii="Cambria Math" w:hAnsi="Cambria Math"/>
            </w:rPr>
            <m:t>æ</m:t>
          </m:r>
          <m:r>
            <w:rPr>
              <w:rFonts w:ascii="Cambria Math" w:hAnsi="Cambria Math"/>
            </w:rPr>
            <m:t>ta</m:t>
          </m:r>
          <m:r>
            <m:rPr>
              <m:sty m:val="p"/>
            </m:rPr>
            <w:rPr>
              <w:rFonts w:ascii="Cambria Math" w:hAnsi="Cambria Math"/>
            </w:rPr>
            <m:t xml:space="preserve"> </m:t>
          </m:r>
          <m:r>
            <w:rPr>
              <w:rFonts w:ascii="Cambria Math" w:hAnsi="Cambria Math"/>
            </w:rPr>
            <m:t>sem</m:t>
          </m:r>
          <m:r>
            <m:rPr>
              <m:sty m:val="p"/>
            </m:rPr>
            <w:rPr>
              <w:rFonts w:ascii="Cambria Math" w:hAnsi="Cambria Math"/>
            </w:rPr>
            <m:t xml:space="preserve"> ú</m:t>
          </m:r>
          <m:r>
            <w:rPr>
              <w:rFonts w:ascii="Cambria Math" w:hAnsi="Cambria Math"/>
            </w:rPr>
            <m:t>thluta</m:t>
          </m:r>
          <m:r>
            <m:rPr>
              <m:sty m:val="p"/>
            </m:rPr>
            <w:rPr>
              <w:rFonts w:ascii="Cambria Math" w:hAnsi="Cambria Math"/>
            </w:rPr>
            <m:t xml:space="preserve"> </m:t>
          </m:r>
          <m:r>
            <w:rPr>
              <w:rFonts w:ascii="Cambria Math" w:hAnsi="Cambria Math"/>
            </w:rPr>
            <m:t>skal</m:t>
          </m:r>
          <m:r>
            <m:rPr>
              <m:sty m:val="p"/>
            </m:rPr>
            <w:rPr>
              <w:rFonts w:ascii="Cambria Math" w:hAnsi="Cambria Math"/>
            </w:rPr>
            <m:t>+1</m:t>
          </m:r>
        </m:oMath>
      </m:oMathPara>
    </w:p>
    <w:p w14:paraId="4EE467B1" w14:textId="5A76CC76" w:rsidR="009D616C" w:rsidRPr="009D616C" w:rsidRDefault="00EC6E2D" w:rsidP="00BD71AB">
      <w:pPr>
        <w:pStyle w:val="Smaletur"/>
        <w:rPr>
          <w:rFonts w:eastAsiaTheme="minorEastAsia"/>
        </w:rPr>
      </w:pPr>
      <m:oMathPara>
        <m:oMath>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r>
            <m:rPr>
              <m:sty m:val="p"/>
            </m:rPr>
            <w:rPr>
              <w:rFonts w:ascii="Cambria Math" w:hAnsi="Cambria Math"/>
            </w:rPr>
            <m:t xml:space="preserve"> = </m:t>
          </m:r>
          <m:f>
            <m:fPr>
              <m:ctrlPr>
                <w:rPr>
                  <w:rFonts w:ascii="Cambria Math" w:hAnsi="Cambria Math"/>
                </w:rPr>
              </m:ctrlPr>
            </m:fPr>
            <m:num>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æð</m:t>
              </m:r>
              <m:r>
                <w:rPr>
                  <w:rFonts w:ascii="Cambria Math" w:hAnsi="Cambria Math"/>
                </w:rPr>
                <m:t>i</m:t>
              </m:r>
            </m:num>
            <m:den>
              <m:r>
                <w:rPr>
                  <w:rFonts w:ascii="Cambria Math" w:hAnsi="Cambria Math"/>
                </w:rPr>
                <m:t>Skiptitala</m:t>
              </m:r>
              <m:r>
                <m:rPr>
                  <m:sty m:val="p"/>
                </m:rPr>
                <w:rPr>
                  <w:rFonts w:ascii="Cambria Math" w:hAnsi="Cambria Math"/>
                </w:rPr>
                <m:t xml:space="preserve"> </m:t>
              </m:r>
            </m:den>
          </m:f>
        </m:oMath>
      </m:oMathPara>
    </w:p>
    <w:p w14:paraId="4A3BF9D6" w14:textId="050247BB" w:rsidR="00CA1CEA" w:rsidRPr="00BD71AB" w:rsidRDefault="00EC6E2D" w:rsidP="00BD71AB">
      <w:pPr>
        <w:pStyle w:val="Smaletur"/>
        <w:rPr>
          <w:rFonts w:eastAsiaTheme="minorEastAsia"/>
          <w:iCs/>
        </w:rPr>
      </w:pPr>
      <m:oMathPara>
        <m:oMath>
          <m:r>
            <w:rPr>
              <w:rFonts w:ascii="Cambria Math" w:hAnsi="Cambria Math"/>
            </w:rPr>
            <m:t>Leifar</m:t>
          </m:r>
          <m:r>
            <m:rPr>
              <m:sty m:val="p"/>
            </m:rPr>
            <w:rPr>
              <w:rFonts w:ascii="Cambria Math" w:hAnsi="Cambria Math"/>
            </w:rPr>
            <m:t> </m:t>
          </m:r>
          <m:r>
            <w:rPr>
              <w:rFonts w:ascii="Cambria Math" w:hAnsi="Cambria Math"/>
            </w:rPr>
            <m:t>frambo</m:t>
          </m:r>
          <m:r>
            <m:rPr>
              <m:sty m:val="p"/>
            </m:rPr>
            <w:rPr>
              <w:rFonts w:ascii="Cambria Math" w:hAnsi="Cambria Math"/>
            </w:rPr>
            <m:t>ð</m:t>
          </m:r>
          <m:r>
            <w:rPr>
              <w:rFonts w:ascii="Cambria Math" w:hAnsi="Cambria Math"/>
            </w:rPr>
            <m:t>s</m:t>
          </m:r>
          <m:r>
            <m:rPr>
              <m:sty m:val="p"/>
            </m:rPr>
            <w:rPr>
              <w:rFonts w:ascii="Cambria Math" w:hAnsi="Cambria Math"/>
            </w:rPr>
            <m:t>,</m:t>
          </m:r>
          <m:r>
            <w:rPr>
              <w:rFonts w:ascii="Cambria Math" w:hAnsi="Cambria Math"/>
            </w:rPr>
            <m:t>ein</m:t>
          </m:r>
          <m:r>
            <m:rPr>
              <m:sty m:val="p"/>
            </m:rPr>
            <w:rPr>
              <w:rFonts w:ascii="Cambria Math" w:hAnsi="Cambria Math"/>
            </w:rPr>
            <m:t xml:space="preserve"> </m:t>
          </m:r>
          <m:r>
            <w:rPr>
              <w:rFonts w:ascii="Cambria Math" w:hAnsi="Cambria Math"/>
            </w:rPr>
            <m:t>afannarri</m:t>
          </m:r>
          <m:r>
            <m:rPr>
              <m:sty m:val="p"/>
            </m:rPr>
            <w:rPr>
              <w:rFonts w:ascii="Cambria Math" w:hAnsi="Cambria Math"/>
            </w:rPr>
            <m:t>=</m:t>
          </m:r>
          <m:r>
            <w:rPr>
              <w:rFonts w:ascii="Cambria Math" w:hAnsi="Cambria Math"/>
            </w:rPr>
            <m:t>Atkv</m:t>
          </m:r>
          <m:r>
            <m:rPr>
              <m:sty m:val="p"/>
            </m:rPr>
            <w:rPr>
              <w:rFonts w:ascii="Cambria Math" w:hAnsi="Cambria Math"/>
            </w:rPr>
            <m:t>æð</m:t>
          </m:r>
          <m:r>
            <w:rPr>
              <w:rFonts w:ascii="Cambria Math" w:hAnsi="Cambria Math"/>
            </w:rPr>
            <m:t>iframbo</m:t>
          </m:r>
          <m:r>
            <m:rPr>
              <m:sty m:val="p"/>
            </m:rPr>
            <w:rPr>
              <w:rFonts w:ascii="Cambria Math" w:hAnsi="Cambria Math"/>
            </w:rPr>
            <m:t>ð</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oMath>
      </m:oMathPara>
    </w:p>
    <w:p w14:paraId="6BBBBA88" w14:textId="77777777" w:rsidR="00BD71AB" w:rsidRDefault="00BD71AB" w:rsidP="00BD71AB">
      <w:pPr>
        <w:pStyle w:val="Smaletur"/>
      </w:pPr>
    </w:p>
    <w:p w14:paraId="2107BEA4" w14:textId="1A9954F9" w:rsidR="000A4DB3" w:rsidRDefault="00C329D3" w:rsidP="00E15CA6">
      <w:pPr>
        <w:pStyle w:val="Texti"/>
      </w:pPr>
      <w:r>
        <w:t>Hér</w:t>
      </w:r>
      <w:r w:rsidR="00D706AB">
        <w:t xml:space="preserve"> </w:t>
      </w:r>
      <w:r w:rsidR="00EF2525">
        <w:t>tekur</w:t>
      </w:r>
      <w:r w:rsidR="00D706AB">
        <w:t xml:space="preserve"> </w:t>
      </w:r>
      <m:oMath>
        <m:r>
          <w:rPr>
            <w:rFonts w:ascii="Cambria Math" w:hAnsi="Cambria Math"/>
          </w:rPr>
          <m:t>n</m:t>
        </m:r>
      </m:oMath>
      <w:r w:rsidR="00D706AB">
        <w:t xml:space="preserve"> </w:t>
      </w:r>
      <w:r w:rsidR="00EF2525">
        <w:t>tölugildin</w:t>
      </w:r>
      <w:del w:id="176" w:author="Kristján Jónasson - HI" w:date="2022-06-25T09:27:00Z">
        <w:r w:rsidR="00EF2525" w:rsidDel="004142CF">
          <w:delText xml:space="preserve"> </w:delText>
        </w:r>
        <w:r w:rsidR="00D706AB" w:rsidDel="004142CF">
          <w:delText xml:space="preserve"> </w:delText>
        </w:r>
      </w:del>
      <w:ins w:id="177" w:author="Kristján Jónasson - HI" w:date="2022-06-25T09:27:00Z">
        <w:r w:rsidR="004142CF">
          <w:t xml:space="preserve"> </w:t>
        </w:r>
      </w:ins>
      <w:r w:rsidR="000A4DB3">
        <w:t xml:space="preserve">1, 2, </w:t>
      </w:r>
      <w:r w:rsidR="00EF2525">
        <w:t xml:space="preserve">3 </w:t>
      </w:r>
      <w:r w:rsidR="000A4DB3">
        <w:t>o.s</w:t>
      </w:r>
      <w:r w:rsidR="00EF2525">
        <w:t>.</w:t>
      </w:r>
      <w:r w:rsidR="000A4DB3">
        <w:t>frv.</w:t>
      </w:r>
      <w:r w:rsidR="00D23EB2">
        <w:t xml:space="preserve"> allt eftir því hvort um er að ræða tilkall til fyrsta</w:t>
      </w:r>
      <w:r w:rsidR="0069507B">
        <w:t>, annars eða þriðja sætis</w:t>
      </w:r>
      <w:del w:id="178" w:author="Kristján Jónasson - HI" w:date="2022-06-25T09:27:00Z">
        <w:r w:rsidR="0069507B" w:rsidDel="004142CF">
          <w:delText xml:space="preserve"> </w:delText>
        </w:r>
        <w:r w:rsidR="00D23EB2" w:rsidDel="004142CF">
          <w:delText xml:space="preserve"> </w:delText>
        </w:r>
      </w:del>
      <w:ins w:id="179" w:author="Kristján Jónasson - HI" w:date="2022-06-25T09:27:00Z">
        <w:r w:rsidR="004142CF">
          <w:t xml:space="preserve"> </w:t>
        </w:r>
      </w:ins>
      <w:r w:rsidR="0069507B">
        <w:t>o.s.frv.</w:t>
      </w:r>
      <w:r w:rsidR="005A6C12">
        <w:rPr>
          <w:rStyle w:val="FootnoteReference"/>
        </w:rPr>
        <w:footnoteReference w:id="3"/>
      </w:r>
    </w:p>
    <w:p w14:paraId="10AC05DA" w14:textId="075DA3A9" w:rsidR="002E0929" w:rsidRDefault="00C242DA" w:rsidP="00E15CA6">
      <w:pPr>
        <w:pStyle w:val="Texti"/>
      </w:pPr>
      <w:r>
        <w:t xml:space="preserve">Til skýringar má útvíka talnadæmið hér á undan. </w:t>
      </w:r>
      <w:r w:rsidR="006A79E2">
        <w:t xml:space="preserve">Segjum að </w:t>
      </w:r>
      <w:r w:rsidR="00945180">
        <w:t xml:space="preserve">tala </w:t>
      </w:r>
      <w:r w:rsidR="006A79E2">
        <w:t>gild</w:t>
      </w:r>
      <w:r w:rsidR="00945180">
        <w:t>ra</w:t>
      </w:r>
      <w:r w:rsidR="006A79E2">
        <w:t xml:space="preserve"> atkvæð</w:t>
      </w:r>
      <w:r w:rsidR="00945180">
        <w:t>a nemi</w:t>
      </w:r>
      <w:del w:id="180" w:author="Kristján Jónasson - HI" w:date="2022-06-25T09:27:00Z">
        <w:r w:rsidR="000A7376" w:rsidDel="004142CF">
          <w:delText xml:space="preserve"> </w:delText>
        </w:r>
        <w:r w:rsidR="006A79E2" w:rsidDel="004142CF">
          <w:delText xml:space="preserve"> </w:delText>
        </w:r>
      </w:del>
      <w:ins w:id="181" w:author="Kristján Jónasson - HI" w:date="2022-06-25T09:27:00Z">
        <w:r w:rsidR="004142CF">
          <w:t xml:space="preserve"> </w:t>
        </w:r>
      </w:ins>
      <w:r w:rsidR="00ED4B3F">
        <w:t xml:space="preserve">8100 </w:t>
      </w:r>
      <w:r w:rsidR="006A79E2">
        <w:t xml:space="preserve">í </w:t>
      </w:r>
      <w:r w:rsidR="0046126D">
        <w:t>kosningum (</w:t>
      </w:r>
      <w:r w:rsidR="00DA4F7D">
        <w:t xml:space="preserve">til sveitarstjórnar eða í </w:t>
      </w:r>
      <w:r w:rsidR="0046206A">
        <w:t xml:space="preserve">einu </w:t>
      </w:r>
      <w:r w:rsidR="00DA4F7D">
        <w:t>kjördæmi)</w:t>
      </w:r>
      <w:r w:rsidR="006A79E2">
        <w:t xml:space="preserve"> þar sem umræ</w:t>
      </w:r>
      <w:r w:rsidR="00F144BC">
        <w:t xml:space="preserve">tt framboð </w:t>
      </w:r>
      <w:r w:rsidR="006A79E2">
        <w:t>kemur við sög</w:t>
      </w:r>
      <w:r w:rsidR="000A7376">
        <w:t>u</w:t>
      </w:r>
      <w:r w:rsidR="00ED4B3F">
        <w:t xml:space="preserve"> og að </w:t>
      </w:r>
      <w:r w:rsidR="00F73948">
        <w:t>úthluta skuli</w:t>
      </w:r>
      <w:r w:rsidR="00ED4B3F">
        <w:t xml:space="preserve"> </w:t>
      </w:r>
      <w:r w:rsidR="00F73948">
        <w:t>tíu sætum</w:t>
      </w:r>
      <w:r w:rsidR="00A3335C">
        <w:t>. Þá reiknast stærðir þannig</w:t>
      </w:r>
      <w:r w:rsidR="00493E49">
        <w:t>,</w:t>
      </w:r>
      <w:r w:rsidR="00A3335C">
        <w:t xml:space="preserve"> </w:t>
      </w:r>
      <w:r w:rsidR="0009619E">
        <w:t>og er þá miðað við að beitt sé reglu Hares:</w:t>
      </w:r>
    </w:p>
    <w:p w14:paraId="6BD6E930" w14:textId="71ADD8AE" w:rsidR="0009619E" w:rsidRDefault="00EC6E2D" w:rsidP="00BD71AB">
      <w:pPr>
        <w:pStyle w:val="Smaletur"/>
      </w:pPr>
      <m:oMathPara>
        <m:oMath>
          <m:r>
            <w:rPr>
              <w:rFonts w:ascii="Cambria Math" w:hAnsi="Cambria Math"/>
            </w:rPr>
            <m:t>Skiptitala</m:t>
          </m:r>
          <m:r>
            <m:rPr>
              <m:sty m:val="p"/>
            </m:rPr>
            <w:rPr>
              <w:rFonts w:ascii="Cambria Math" w:hAnsi="Cambria Math"/>
            </w:rPr>
            <m:t> </m:t>
          </m:r>
          <m:r>
            <w:rPr>
              <w:rFonts w:ascii="Cambria Math" w:hAnsi="Cambria Math"/>
            </w:rPr>
            <m:t>Hares</m:t>
          </m:r>
          <m:r>
            <m:rPr>
              <m:sty m:val="p"/>
            </m:rPr>
            <w:rPr>
              <w:rFonts w:ascii="Cambria Math" w:hAnsi="Cambria Math"/>
            </w:rPr>
            <m:t> = 10 </m:t>
          </m:r>
        </m:oMath>
      </m:oMathPara>
    </w:p>
    <w:p w14:paraId="1BEAF5B1" w14:textId="71DFB1CE" w:rsidR="0009619E" w:rsidRPr="009D616C" w:rsidRDefault="00EC6E2D" w:rsidP="00BD71AB">
      <w:pPr>
        <w:pStyle w:val="Smaletur"/>
        <w:jc w:val="center"/>
      </w:pPr>
      <m:oMath>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8100</m:t>
            </m:r>
          </m:num>
          <m:den>
            <m:r>
              <m:rPr>
                <m:sty m:val="p"/>
              </m:rPr>
              <w:rPr>
                <w:rFonts w:ascii="Cambria Math" w:hAnsi="Cambria Math"/>
              </w:rPr>
              <m:t>10</m:t>
            </m:r>
          </m:den>
        </m:f>
        <m:r>
          <m:rPr>
            <m:sty m:val="p"/>
          </m:rPr>
          <w:rPr>
            <w:rFonts w:ascii="Cambria Math" w:hAnsi="Cambria Math"/>
          </w:rPr>
          <m:t xml:space="preserve"> </m:t>
        </m:r>
      </m:oMath>
      <w:r w:rsidR="007B1495">
        <w:rPr>
          <w:rFonts w:eastAsiaTheme="minorEastAsia"/>
        </w:rPr>
        <w:t>= 810</w:t>
      </w:r>
    </w:p>
    <w:p w14:paraId="5B313355" w14:textId="39D59609" w:rsidR="0078388A" w:rsidRPr="0078388A" w:rsidRDefault="00EC6E2D" w:rsidP="00BD71AB">
      <w:pPr>
        <w:pStyle w:val="Smaletur"/>
        <w:rPr>
          <w:rFonts w:eastAsiaTheme="minorEastAsia"/>
        </w:rPr>
      </w:pPr>
      <m:oMathPara>
        <m:oMath>
          <m:r>
            <w:rPr>
              <w:rFonts w:ascii="Cambria Math" w:hAnsi="Cambria Math"/>
            </w:rPr>
            <m:t>Leifar</m:t>
          </m:r>
          <m:r>
            <m:rPr>
              <m:sty m:val="p"/>
            </m:rPr>
            <w:rPr>
              <w:rFonts w:ascii="Cambria Math" w:hAnsi="Cambria Math"/>
            </w:rPr>
            <m:t> </m:t>
          </m:r>
          <m:r>
            <w:rPr>
              <w:rFonts w:ascii="Cambria Math" w:hAnsi="Cambria Math"/>
            </w:rPr>
            <m:t>frambo</m:t>
          </m:r>
          <m:r>
            <m:rPr>
              <m:sty m:val="p"/>
            </m:rPr>
            <w:rPr>
              <w:rFonts w:ascii="Cambria Math" w:hAnsi="Cambria Math"/>
            </w:rPr>
            <m:t>ð</m:t>
          </m:r>
          <m:r>
            <w:rPr>
              <w:rFonts w:ascii="Cambria Math" w:hAnsi="Cambria Math"/>
            </w:rPr>
            <m:t>sins</m:t>
          </m:r>
          <m:r>
            <m:rPr>
              <m:sty m:val="p"/>
            </m:rPr>
            <w:rPr>
              <w:rFonts w:ascii="Cambria Math" w:hAnsi="Cambria Math"/>
            </w:rPr>
            <m:t>, </m:t>
          </m:r>
          <m:r>
            <w:rPr>
              <w:rFonts w:ascii="Cambria Math" w:hAnsi="Cambria Math"/>
            </w:rPr>
            <m:t>ein</m:t>
          </m:r>
          <m:r>
            <m:rPr>
              <m:sty m:val="p"/>
            </m:rPr>
            <w:rPr>
              <w:rFonts w:ascii="Cambria Math" w:hAnsi="Cambria Math"/>
            </w:rPr>
            <m:t> </m:t>
          </m:r>
          <m:r>
            <w:rPr>
              <w:rFonts w:ascii="Cambria Math" w:hAnsi="Cambria Math"/>
            </w:rPr>
            <m:t>af</m:t>
          </m:r>
          <m:r>
            <m:rPr>
              <m:sty m:val="p"/>
            </m:rPr>
            <w:rPr>
              <w:rFonts w:ascii="Cambria Math" w:hAnsi="Cambria Math"/>
            </w:rPr>
            <m:t> </m:t>
          </m:r>
          <m:r>
            <w:rPr>
              <w:rFonts w:ascii="Cambria Math" w:hAnsi="Cambria Math"/>
            </w:rPr>
            <m:t>annarri</m:t>
          </m:r>
          <m:r>
            <m:rPr>
              <m:sty m:val="p"/>
            </m:rPr>
            <w:rPr>
              <w:rFonts w:ascii="Cambria Math" w:hAnsi="Cambria Math"/>
            </w:rPr>
            <m:t>:  </m:t>
          </m:r>
        </m:oMath>
      </m:oMathPara>
    </w:p>
    <w:p w14:paraId="1FE04B0A" w14:textId="0F7C864C" w:rsidR="0009619E" w:rsidRDefault="00AD1C7F" w:rsidP="00BD71AB">
      <w:pPr>
        <w:pStyle w:val="Smaletur"/>
      </w:pPr>
      <m:oMathPara>
        <m:oMath>
          <m:r>
            <m:rPr>
              <m:sty m:val="p"/>
            </m:rPr>
            <w:rPr>
              <w:rFonts w:ascii="Cambria Math" w:hAnsi="Cambria Math"/>
            </w:rPr>
            <m:t>2700–0*810=2700,</m:t>
          </m:r>
          <m:r>
            <w:del w:id="182" w:author="Kristján Jónasson - HI" w:date="2022-06-25T09:27:00Z">
              <m:rPr>
                <m:sty m:val="p"/>
              </m:rPr>
              <w:rPr>
                <w:rFonts w:ascii="Cambria Math" w:hAnsi="Cambria Math"/>
              </w:rPr>
              <m:t xml:space="preserve">  </m:t>
            </w:del>
          </m:r>
          <m:r>
            <w:ins w:id="183" w:author="Kristján Jónasson - HI" w:date="2022-06-25T09:27:00Z">
              <m:rPr>
                <m:sty m:val="p"/>
              </m:rPr>
              <w:rPr>
                <w:rFonts w:ascii="Cambria Math" w:hAnsi="Cambria Math"/>
              </w:rPr>
              <m:t xml:space="preserve"> </m:t>
            </w:ins>
          </m:r>
          <m:r>
            <m:rPr>
              <m:sty m:val="p"/>
            </m:rPr>
            <w:rPr>
              <w:rFonts w:ascii="Cambria Math" w:hAnsi="Cambria Math"/>
            </w:rPr>
            <m:t>2700–1*810=1890,</m:t>
          </m:r>
          <m:r>
            <w:del w:id="184" w:author="Kristján Jónasson - HI" w:date="2022-06-25T09:27:00Z">
              <m:rPr>
                <m:sty m:val="p"/>
              </m:rPr>
              <w:rPr>
                <w:rFonts w:ascii="Cambria Math" w:hAnsi="Cambria Math"/>
              </w:rPr>
              <m:t xml:space="preserve">  </m:t>
            </w:del>
          </m:r>
          <m:r>
            <w:ins w:id="185" w:author="Kristján Jónasson - HI" w:date="2022-06-25T09:27:00Z">
              <m:rPr>
                <m:sty m:val="p"/>
              </m:rPr>
              <w:rPr>
                <w:rFonts w:ascii="Cambria Math" w:hAnsi="Cambria Math"/>
              </w:rPr>
              <m:t xml:space="preserve"> </m:t>
            </w:ins>
          </m:r>
          <m:r>
            <m:rPr>
              <m:sty m:val="p"/>
            </m:rPr>
            <w:rPr>
              <w:rFonts w:ascii="Cambria Math" w:hAnsi="Cambria Math"/>
            </w:rPr>
            <m:t>2700–2*810=1080</m:t>
          </m:r>
          <m:r>
            <w:del w:id="186" w:author="Kristján Jónasson - HI" w:date="2022-06-25T09:27:00Z">
              <m:rPr>
                <m:sty m:val="p"/>
              </m:rPr>
              <w:rPr>
                <w:rFonts w:ascii="Cambria Math" w:hAnsi="Cambria Math"/>
              </w:rPr>
              <m:t xml:space="preserve">  </m:t>
            </w:del>
          </m:r>
          <m:r>
            <w:ins w:id="187" w:author="Kristján Jónasson - HI" w:date="2022-06-25T09:27:00Z">
              <m:rPr>
                <m:sty m:val="p"/>
              </m:rPr>
              <w:rPr>
                <w:rFonts w:ascii="Cambria Math" w:hAnsi="Cambria Math"/>
              </w:rPr>
              <m:t xml:space="preserve"> </m:t>
            </w:ins>
          </m:r>
          <m:r>
            <w:rPr>
              <w:rFonts w:ascii="Cambria Math" w:hAnsi="Cambria Math"/>
            </w:rPr>
            <m:t>o</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frv</m:t>
          </m:r>
          <m:r>
            <m:rPr>
              <m:sty m:val="p"/>
            </m:rPr>
            <w:rPr>
              <w:rFonts w:ascii="Cambria Math" w:hAnsi="Cambria Math"/>
            </w:rPr>
            <m:t>.</m:t>
          </m:r>
        </m:oMath>
      </m:oMathPara>
    </w:p>
    <w:p w14:paraId="55740ABC" w14:textId="28BF3E7A" w:rsidR="00EB57D6" w:rsidRDefault="00EB57D6" w:rsidP="00E15CA6">
      <w:pPr>
        <w:pStyle w:val="Texti"/>
      </w:pPr>
    </w:p>
    <w:p w14:paraId="150FF4A2" w14:textId="0E9F063D" w:rsidR="000016B3" w:rsidRDefault="00A70B08" w:rsidP="00E15CA6">
      <w:pPr>
        <w:pStyle w:val="Texti"/>
        <w:rPr>
          <w:rFonts w:eastAsiaTheme="majorEastAsia"/>
          <w:b/>
          <w:bCs/>
          <w:sz w:val="28"/>
          <w:szCs w:val="28"/>
        </w:rPr>
      </w:pPr>
      <w:r>
        <w:t xml:space="preserve">Hvort sem beitt er deilireglu eða frádráttarreglu </w:t>
      </w:r>
      <w:r w:rsidR="00B14935" w:rsidRPr="00A97120">
        <w:t>fer sjálf úthlutunin þannig f</w:t>
      </w:r>
      <w:r w:rsidR="00906C46" w:rsidRPr="00A97120">
        <w:t>ra</w:t>
      </w:r>
      <w:r w:rsidR="00B14935" w:rsidRPr="00A97120">
        <w:t xml:space="preserve">m að </w:t>
      </w:r>
      <w:r w:rsidR="00F413F8" w:rsidRPr="00A97120">
        <w:t>fundnar</w:t>
      </w:r>
      <w:r w:rsidR="00D82734" w:rsidRPr="00A97120">
        <w:t xml:space="preserve"> eru stærstu tilkallstölur </w:t>
      </w:r>
      <w:r w:rsidR="00F413F8" w:rsidRPr="00A97120">
        <w:t xml:space="preserve">jafnmargar sætunum sem úthluta skal og á þá hver flokkur eða listi jafnmörg </w:t>
      </w:r>
      <w:r w:rsidR="00A1259D" w:rsidRPr="00A97120">
        <w:t>sæti og hann á af þessum stærstu ti</w:t>
      </w:r>
      <w:r w:rsidR="00906C46" w:rsidRPr="00A97120">
        <w:t>lkalls</w:t>
      </w:r>
      <w:r w:rsidR="00A1259D" w:rsidRPr="00A97120">
        <w:t xml:space="preserve">tölum. </w:t>
      </w:r>
      <w:r w:rsidR="00B4636E">
        <w:t xml:space="preserve">Þannig fengi </w:t>
      </w:r>
      <w:r w:rsidR="006A2F5A">
        <w:t xml:space="preserve">listinn </w:t>
      </w:r>
      <w:r w:rsidR="00693F8C">
        <w:t xml:space="preserve">sem kemur við sögu </w:t>
      </w:r>
      <w:r w:rsidR="006A2F5A">
        <w:t xml:space="preserve">í dæminu a.m.k. þrjú sæti </w:t>
      </w:r>
      <w:r w:rsidR="008C3523">
        <w:t>að gefinni</w:t>
      </w:r>
      <w:r w:rsidR="006A2F5A">
        <w:t xml:space="preserve"> reglu D‘Hond</w:t>
      </w:r>
      <w:r w:rsidR="0067465F">
        <w:t>ts</w:t>
      </w:r>
      <w:r w:rsidR="006A2F5A">
        <w:t xml:space="preserve"> ef deildin </w:t>
      </w:r>
      <m:oMath>
        <m:r>
          <m:rPr>
            <m:sty m:val="p"/>
          </m:rPr>
          <w:rPr>
            <w:rFonts w:ascii="Cambria Math" w:hAnsi="Cambria Math"/>
          </w:rPr>
          <m:t>900</m:t>
        </m:r>
      </m:oMath>
      <w:r w:rsidR="006A2F5A">
        <w:rPr>
          <w:rFonts w:eastAsiaTheme="minorEastAsia"/>
        </w:rPr>
        <w:t xml:space="preserve"> er ein af þeim tíu </w:t>
      </w:r>
      <w:r w:rsidR="007E0387">
        <w:rPr>
          <w:rFonts w:eastAsiaTheme="minorEastAsia"/>
        </w:rPr>
        <w:t>stærstu</w:t>
      </w:r>
      <w:r w:rsidR="006A2F5A">
        <w:rPr>
          <w:rFonts w:eastAsiaTheme="minorEastAsia"/>
        </w:rPr>
        <w:t xml:space="preserve">, en </w:t>
      </w:r>
      <w:r w:rsidR="0042504E">
        <w:rPr>
          <w:rFonts w:eastAsiaTheme="minorEastAsia"/>
        </w:rPr>
        <w:t>með reglu Hares ef leifin 1080 er ein tíu</w:t>
      </w:r>
      <w:r w:rsidR="00213A86">
        <w:rPr>
          <w:rFonts w:eastAsiaTheme="minorEastAsia"/>
        </w:rPr>
        <w:t xml:space="preserve"> stærstu</w:t>
      </w:r>
      <w:r w:rsidR="00423740">
        <w:rPr>
          <w:rFonts w:eastAsiaTheme="minorEastAsia"/>
        </w:rPr>
        <w:t xml:space="preserve"> leifanna.</w:t>
      </w:r>
    </w:p>
    <w:p w14:paraId="0B0916C4" w14:textId="444B77DC" w:rsidR="0067465F" w:rsidRPr="00A97120" w:rsidRDefault="002C3162" w:rsidP="001660ED">
      <w:pPr>
        <w:pStyle w:val="Heading3"/>
      </w:pPr>
      <w:bookmarkStart w:id="188" w:name="_Toc105511119"/>
      <w:r w:rsidRPr="001C3EF4">
        <w:t>Lýsing á reglunum</w:t>
      </w:r>
      <w:bookmarkEnd w:id="188"/>
    </w:p>
    <w:tbl>
      <w:tblPr>
        <w:tblStyle w:val="TableGrid"/>
        <w:tblW w:w="8926" w:type="dxa"/>
        <w:tblLook w:val="04A0" w:firstRow="1" w:lastRow="0" w:firstColumn="1" w:lastColumn="0" w:noHBand="0" w:noVBand="1"/>
      </w:tblPr>
      <w:tblGrid>
        <w:gridCol w:w="1410"/>
        <w:gridCol w:w="1279"/>
        <w:gridCol w:w="992"/>
        <w:gridCol w:w="1417"/>
        <w:gridCol w:w="3828"/>
      </w:tblGrid>
      <w:tr w:rsidR="00DD03C5" w:rsidRPr="005E2666" w14:paraId="69D7948C" w14:textId="0547C41D" w:rsidTr="001958FA">
        <w:tc>
          <w:tcPr>
            <w:tcW w:w="1410" w:type="dxa"/>
          </w:tcPr>
          <w:p w14:paraId="202310CB" w14:textId="7746A572" w:rsidR="00253FF3" w:rsidRPr="005E2666" w:rsidRDefault="00253FF3" w:rsidP="00E15CA6">
            <w:pPr>
              <w:pStyle w:val="Feitreitur"/>
            </w:pPr>
            <w:r w:rsidRPr="005E2666">
              <w:t>Heiti reglu á ensku</w:t>
            </w:r>
          </w:p>
        </w:tc>
        <w:tc>
          <w:tcPr>
            <w:tcW w:w="1279" w:type="dxa"/>
          </w:tcPr>
          <w:p w14:paraId="7306BD75" w14:textId="105BC0D3" w:rsidR="00253FF3" w:rsidRPr="005E2666" w:rsidRDefault="00253FF3" w:rsidP="00E15CA6">
            <w:pPr>
              <w:pStyle w:val="Feitreitur"/>
            </w:pPr>
            <w:r w:rsidRPr="005E2666">
              <w:t>Gerð reglu</w:t>
            </w:r>
          </w:p>
        </w:tc>
        <w:tc>
          <w:tcPr>
            <w:tcW w:w="992" w:type="dxa"/>
          </w:tcPr>
          <w:p w14:paraId="649F1F6C" w14:textId="39F25453" w:rsidR="00253FF3" w:rsidRPr="005E2666" w:rsidRDefault="00253FF3" w:rsidP="00E15CA6">
            <w:pPr>
              <w:pStyle w:val="Feitreitur"/>
            </w:pPr>
            <w:r w:rsidRPr="005E2666">
              <w:t>Runa deilitalna</w:t>
            </w:r>
          </w:p>
        </w:tc>
        <w:tc>
          <w:tcPr>
            <w:tcW w:w="1417" w:type="dxa"/>
          </w:tcPr>
          <w:p w14:paraId="62762789" w14:textId="118A045C" w:rsidR="00253FF3" w:rsidRPr="005E2666" w:rsidRDefault="00253FF3" w:rsidP="00E15CA6">
            <w:pPr>
              <w:pStyle w:val="Feitreitur"/>
            </w:pPr>
            <w:r w:rsidRPr="005E2666">
              <w:t>Skiptitala við myndun sætisígildi</w:t>
            </w:r>
            <w:r w:rsidR="00707266" w:rsidRPr="005E2666">
              <w:t>s</w:t>
            </w:r>
          </w:p>
        </w:tc>
        <w:tc>
          <w:tcPr>
            <w:tcW w:w="3828" w:type="dxa"/>
          </w:tcPr>
          <w:p w14:paraId="2D3B4ACD" w14:textId="6DF3907A" w:rsidR="00253FF3" w:rsidRPr="005E2666" w:rsidRDefault="00253FF3" w:rsidP="00E15CA6">
            <w:pPr>
              <w:pStyle w:val="Feitreitur"/>
            </w:pPr>
            <w:r w:rsidRPr="005E2666">
              <w:t>Stutt skýring</w:t>
            </w:r>
          </w:p>
        </w:tc>
      </w:tr>
      <w:tr w:rsidR="00820ED1" w:rsidRPr="005E2666" w14:paraId="0E73C559" w14:textId="77777777" w:rsidTr="001958FA">
        <w:tc>
          <w:tcPr>
            <w:tcW w:w="1410" w:type="dxa"/>
          </w:tcPr>
          <w:p w14:paraId="373F297A" w14:textId="77777777" w:rsidR="00820ED1" w:rsidRPr="005E2666" w:rsidRDefault="00820ED1" w:rsidP="00E15CA6">
            <w:pPr>
              <w:pStyle w:val="Reitur"/>
            </w:pPr>
            <w:r w:rsidRPr="005E2666">
              <w:t>D‘Hondt</w:t>
            </w:r>
          </w:p>
        </w:tc>
        <w:tc>
          <w:tcPr>
            <w:tcW w:w="1279" w:type="dxa"/>
          </w:tcPr>
          <w:p w14:paraId="0D26ED9D" w14:textId="77777777" w:rsidR="00820ED1" w:rsidRPr="005E2666" w:rsidRDefault="00820ED1" w:rsidP="00E15CA6">
            <w:pPr>
              <w:pStyle w:val="Reitur"/>
            </w:pPr>
            <w:r w:rsidRPr="005E2666">
              <w:t>Deiliregla</w:t>
            </w:r>
          </w:p>
        </w:tc>
        <w:tc>
          <w:tcPr>
            <w:tcW w:w="992" w:type="dxa"/>
          </w:tcPr>
          <w:p w14:paraId="29764DAB" w14:textId="77777777" w:rsidR="00820ED1" w:rsidRPr="005E2666" w:rsidRDefault="00820ED1" w:rsidP="00E15CA6">
            <w:pPr>
              <w:pStyle w:val="Reitur"/>
            </w:pPr>
            <w:r w:rsidRPr="005E2666">
              <w:t>1 2 3 o.s.frv.</w:t>
            </w:r>
          </w:p>
        </w:tc>
        <w:tc>
          <w:tcPr>
            <w:tcW w:w="1417" w:type="dxa"/>
          </w:tcPr>
          <w:p w14:paraId="3A8E645A" w14:textId="77777777" w:rsidR="00820ED1" w:rsidRPr="005E2666" w:rsidRDefault="00820ED1" w:rsidP="00E15CA6">
            <w:pPr>
              <w:pStyle w:val="Reitur"/>
            </w:pPr>
          </w:p>
        </w:tc>
        <w:tc>
          <w:tcPr>
            <w:tcW w:w="3828" w:type="dxa"/>
          </w:tcPr>
          <w:p w14:paraId="03AC9243" w14:textId="524DBEA3" w:rsidR="00820ED1" w:rsidRPr="005E2666" w:rsidRDefault="00820ED1" w:rsidP="00E15CA6">
            <w:pPr>
              <w:pStyle w:val="Reitur"/>
            </w:pPr>
            <w:r w:rsidRPr="005E2666">
              <w:t>Ein algengasta úthlutunarreglan</w:t>
            </w:r>
            <w:r w:rsidR="00652211" w:rsidRPr="005E2666">
              <w:t xml:space="preserve"> og er (nú) alfarið </w:t>
            </w:r>
            <w:r w:rsidR="008948B8" w:rsidRPr="005E2666">
              <w:t>not</w:t>
            </w:r>
            <w:r w:rsidR="00652211" w:rsidRPr="005E2666">
              <w:t>u</w:t>
            </w:r>
            <w:r w:rsidR="008948B8" w:rsidRPr="005E2666">
              <w:t xml:space="preserve">ð </w:t>
            </w:r>
            <w:r w:rsidRPr="005E2666">
              <w:t>í íslenskum kosningalögum</w:t>
            </w:r>
            <w:r w:rsidR="00C527D8" w:rsidRPr="005E2666">
              <w:t>.</w:t>
            </w:r>
          </w:p>
        </w:tc>
      </w:tr>
      <w:tr w:rsidR="00390D37" w:rsidRPr="005E2666" w14:paraId="778FAEBB" w14:textId="77777777" w:rsidTr="001958FA">
        <w:tc>
          <w:tcPr>
            <w:tcW w:w="1410" w:type="dxa"/>
          </w:tcPr>
          <w:p w14:paraId="681C639A" w14:textId="77777777" w:rsidR="00390D37" w:rsidRPr="005E2666" w:rsidRDefault="00390D37" w:rsidP="00E15CA6">
            <w:pPr>
              <w:pStyle w:val="Reitur"/>
            </w:pPr>
            <w:r w:rsidRPr="005E2666">
              <w:t>Sainte-Laguë</w:t>
            </w:r>
          </w:p>
        </w:tc>
        <w:tc>
          <w:tcPr>
            <w:tcW w:w="1279" w:type="dxa"/>
          </w:tcPr>
          <w:p w14:paraId="24260C93" w14:textId="77777777" w:rsidR="00390D37" w:rsidRPr="005E2666" w:rsidRDefault="00390D37" w:rsidP="00E15CA6">
            <w:pPr>
              <w:pStyle w:val="Reitur"/>
            </w:pPr>
            <w:r w:rsidRPr="005E2666">
              <w:t>Deiliregla</w:t>
            </w:r>
          </w:p>
        </w:tc>
        <w:tc>
          <w:tcPr>
            <w:tcW w:w="992" w:type="dxa"/>
          </w:tcPr>
          <w:p w14:paraId="62BD2004" w14:textId="77777777" w:rsidR="00390D37" w:rsidRPr="005E2666" w:rsidRDefault="00390D37" w:rsidP="00E15CA6">
            <w:pPr>
              <w:pStyle w:val="Reitur"/>
            </w:pPr>
            <w:r w:rsidRPr="005E2666">
              <w:t>1 3 5 7 o.s.frv.</w:t>
            </w:r>
          </w:p>
        </w:tc>
        <w:tc>
          <w:tcPr>
            <w:tcW w:w="1417" w:type="dxa"/>
          </w:tcPr>
          <w:p w14:paraId="0C8237A3" w14:textId="77777777" w:rsidR="00390D37" w:rsidRPr="005E2666" w:rsidRDefault="00390D37" w:rsidP="00E15CA6">
            <w:pPr>
              <w:pStyle w:val="Reitur"/>
            </w:pPr>
          </w:p>
        </w:tc>
        <w:tc>
          <w:tcPr>
            <w:tcW w:w="3828" w:type="dxa"/>
          </w:tcPr>
          <w:p w14:paraId="7A9D1731" w14:textId="3E91172B" w:rsidR="00390D37" w:rsidRPr="005E2666" w:rsidRDefault="00390D37" w:rsidP="00E15CA6">
            <w:pPr>
              <w:pStyle w:val="Reitur"/>
            </w:pPr>
            <w:r w:rsidRPr="005E2666">
              <w:t>Nokkuð algeng regla, enda óbjöguð.</w:t>
            </w:r>
            <w:r w:rsidR="00EB6A18" w:rsidRPr="005E2666">
              <w:t xml:space="preserve"> </w:t>
            </w:r>
          </w:p>
        </w:tc>
      </w:tr>
      <w:tr w:rsidR="00390D37" w:rsidRPr="005E2666" w14:paraId="70334D9D" w14:textId="77777777" w:rsidTr="001958FA">
        <w:tc>
          <w:tcPr>
            <w:tcW w:w="1410" w:type="dxa"/>
          </w:tcPr>
          <w:p w14:paraId="328979B4" w14:textId="77777777" w:rsidR="00390D37" w:rsidRPr="005E2666" w:rsidRDefault="00390D37" w:rsidP="00E15CA6">
            <w:pPr>
              <w:pStyle w:val="Reitur"/>
            </w:pPr>
            <w:r w:rsidRPr="005E2666">
              <w:t>Nordic Sainte-Laguë variant</w:t>
            </w:r>
          </w:p>
        </w:tc>
        <w:tc>
          <w:tcPr>
            <w:tcW w:w="1279" w:type="dxa"/>
          </w:tcPr>
          <w:p w14:paraId="5F0EAB88" w14:textId="503C5781" w:rsidR="00390D37" w:rsidRPr="005E2666" w:rsidRDefault="00390D37" w:rsidP="00E15CA6">
            <w:pPr>
              <w:pStyle w:val="Reitur"/>
            </w:pPr>
            <w:r w:rsidRPr="005E2666">
              <w:t>Skandinavísk sérgerð af deilireglu Sainte-Laguë</w:t>
            </w:r>
            <w:r w:rsidR="00EB6A18" w:rsidRPr="005E2666">
              <w:t>s</w:t>
            </w:r>
          </w:p>
        </w:tc>
        <w:tc>
          <w:tcPr>
            <w:tcW w:w="992" w:type="dxa"/>
          </w:tcPr>
          <w:p w14:paraId="50D762A3" w14:textId="77777777" w:rsidR="00390D37" w:rsidRPr="005E2666" w:rsidRDefault="00390D37" w:rsidP="00E15CA6">
            <w:pPr>
              <w:pStyle w:val="Reitur"/>
            </w:pPr>
            <w:r w:rsidRPr="005E2666">
              <w:t>1,4 3 5 7 o.s.frv.</w:t>
            </w:r>
          </w:p>
        </w:tc>
        <w:tc>
          <w:tcPr>
            <w:tcW w:w="1417" w:type="dxa"/>
          </w:tcPr>
          <w:p w14:paraId="71EFE612" w14:textId="77777777" w:rsidR="00390D37" w:rsidRPr="005E2666" w:rsidRDefault="00390D37" w:rsidP="00E15CA6">
            <w:pPr>
              <w:pStyle w:val="Reitur"/>
            </w:pPr>
          </w:p>
        </w:tc>
        <w:tc>
          <w:tcPr>
            <w:tcW w:w="3828" w:type="dxa"/>
          </w:tcPr>
          <w:p w14:paraId="582E415A" w14:textId="77777777" w:rsidR="00390D37" w:rsidRPr="005E2666" w:rsidRDefault="00C527D8" w:rsidP="00E15CA6">
            <w:pPr>
              <w:pStyle w:val="Reitur"/>
            </w:pPr>
            <w:r w:rsidRPr="005E2666">
              <w:t xml:space="preserve">Kemur við sögu </w:t>
            </w:r>
            <w:r w:rsidR="00390D37" w:rsidRPr="005E2666">
              <w:t>í Noregi og til skamms líka í Svíþjóð, þar til þeir breyttu fyrstu deilitölunni úr 1,4 í 1,2</w:t>
            </w:r>
            <w:r w:rsidR="007B2D62" w:rsidRPr="005E2666">
              <w:t xml:space="preserve"> árið 2014.</w:t>
            </w:r>
          </w:p>
          <w:p w14:paraId="1B5A3F18" w14:textId="1BFDAFD1" w:rsidR="004D38E2" w:rsidRPr="005E2666" w:rsidRDefault="004D38E2" w:rsidP="00E15CA6">
            <w:pPr>
              <w:pStyle w:val="Reitur"/>
            </w:pPr>
            <w:r w:rsidRPr="005E2666">
              <w:t>Þetta hringl með fyrst</w:t>
            </w:r>
            <w:r w:rsidR="002844F5" w:rsidRPr="005E2666">
              <w:t xml:space="preserve">a deilinn </w:t>
            </w:r>
            <w:r w:rsidRPr="005E2666">
              <w:t xml:space="preserve">á sér pólitísk en ekki stærðfræðileg rök. </w:t>
            </w:r>
            <w:r w:rsidR="002844F5" w:rsidRPr="005E2666">
              <w:t>Það að deilirinn er stærri en 1 er til þess að gera smáframboðum erfiðara fyrir.</w:t>
            </w:r>
          </w:p>
        </w:tc>
      </w:tr>
      <w:tr w:rsidR="00390D37" w:rsidRPr="005E2666" w14:paraId="6003E032" w14:textId="77777777" w:rsidTr="001958FA">
        <w:tc>
          <w:tcPr>
            <w:tcW w:w="1410" w:type="dxa"/>
          </w:tcPr>
          <w:p w14:paraId="4A46A016" w14:textId="77777777" w:rsidR="00390D37" w:rsidRPr="005E2666" w:rsidRDefault="00390D37" w:rsidP="00E15CA6">
            <w:pPr>
              <w:pStyle w:val="Reitur"/>
            </w:pPr>
            <w:r w:rsidRPr="005E2666">
              <w:t>Danish rule</w:t>
            </w:r>
          </w:p>
        </w:tc>
        <w:tc>
          <w:tcPr>
            <w:tcW w:w="1279" w:type="dxa"/>
          </w:tcPr>
          <w:p w14:paraId="12784935" w14:textId="77777777" w:rsidR="00390D37" w:rsidRPr="005E2666" w:rsidRDefault="00390D37" w:rsidP="00E15CA6">
            <w:pPr>
              <w:pStyle w:val="Reitur"/>
            </w:pPr>
            <w:r w:rsidRPr="005E2666">
              <w:t>Deiliregla</w:t>
            </w:r>
          </w:p>
        </w:tc>
        <w:tc>
          <w:tcPr>
            <w:tcW w:w="992" w:type="dxa"/>
          </w:tcPr>
          <w:p w14:paraId="2B9D283C" w14:textId="05BB8C0E" w:rsidR="00390D37" w:rsidRPr="005E2666" w:rsidRDefault="00390D37" w:rsidP="00E15CA6">
            <w:pPr>
              <w:pStyle w:val="Reitur"/>
            </w:pPr>
            <w:r w:rsidRPr="005E2666">
              <w:t>1 4 7 10</w:t>
            </w:r>
            <w:del w:id="189" w:author="Kristján Jónasson - HI" w:date="2022-06-25T09:27:00Z">
              <w:r w:rsidRPr="005E2666" w:rsidDel="004142CF">
                <w:delText xml:space="preserve">   </w:delText>
              </w:r>
            </w:del>
            <w:ins w:id="190" w:author="Kristján Jónasson - HI" w:date="2022-06-25T09:27:00Z">
              <w:r w:rsidR="004142CF">
                <w:t xml:space="preserve"> </w:t>
              </w:r>
            </w:ins>
            <w:r w:rsidRPr="005E2666">
              <w:t>o.s.frv.</w:t>
            </w:r>
          </w:p>
        </w:tc>
        <w:tc>
          <w:tcPr>
            <w:tcW w:w="1417" w:type="dxa"/>
          </w:tcPr>
          <w:p w14:paraId="471D3F31" w14:textId="77777777" w:rsidR="00390D37" w:rsidRPr="005E2666" w:rsidRDefault="00390D37" w:rsidP="00E15CA6">
            <w:pPr>
              <w:pStyle w:val="Reitur"/>
            </w:pPr>
          </w:p>
        </w:tc>
        <w:tc>
          <w:tcPr>
            <w:tcW w:w="3828" w:type="dxa"/>
          </w:tcPr>
          <w:p w14:paraId="480E19E2" w14:textId="62CC86AF" w:rsidR="00390D37" w:rsidRPr="005E2666" w:rsidRDefault="00390D37" w:rsidP="00E15CA6">
            <w:pPr>
              <w:pStyle w:val="Reitur"/>
            </w:pPr>
            <w:r w:rsidRPr="005E2666">
              <w:t>Not</w:t>
            </w:r>
            <w:r w:rsidR="00321884" w:rsidRPr="005E2666">
              <w:t>u</w:t>
            </w:r>
            <w:r w:rsidRPr="005E2666">
              <w:t xml:space="preserve">ð í kosningum til danska þjóðþingsins til að útdeila jöfnunarsætum hvers flokks til lista þeirra innan hvers amts. </w:t>
            </w:r>
          </w:p>
        </w:tc>
      </w:tr>
      <w:tr w:rsidR="00390D37" w:rsidRPr="005E2666" w14:paraId="46A9C6E6" w14:textId="77777777" w:rsidTr="001958FA">
        <w:tc>
          <w:tcPr>
            <w:tcW w:w="1410" w:type="dxa"/>
          </w:tcPr>
          <w:p w14:paraId="429B15B0" w14:textId="38B41242" w:rsidR="00390D37" w:rsidRPr="005E2666" w:rsidRDefault="00423740" w:rsidP="00E15CA6">
            <w:pPr>
              <w:pStyle w:val="Reitur"/>
            </w:pPr>
            <w:r w:rsidRPr="005E2666">
              <w:lastRenderedPageBreak/>
              <w:t>Hill -</w:t>
            </w:r>
            <w:r w:rsidR="00390D37" w:rsidRPr="005E2666">
              <w:t>Hungtington</w:t>
            </w:r>
          </w:p>
        </w:tc>
        <w:tc>
          <w:tcPr>
            <w:tcW w:w="1279" w:type="dxa"/>
          </w:tcPr>
          <w:p w14:paraId="529BD0F6" w14:textId="77777777" w:rsidR="00390D37" w:rsidRPr="005E2666" w:rsidRDefault="00390D37" w:rsidP="00E15CA6">
            <w:pPr>
              <w:pStyle w:val="Reitur"/>
            </w:pPr>
            <w:r w:rsidRPr="005E2666">
              <w:t>Deiliregla</w:t>
            </w:r>
          </w:p>
        </w:tc>
        <w:tc>
          <w:tcPr>
            <w:tcW w:w="992" w:type="dxa"/>
          </w:tcPr>
          <w:p w14:paraId="3EAC46E8" w14:textId="77777777" w:rsidR="00390D37" w:rsidRPr="005E2666" w:rsidRDefault="00390D37" w:rsidP="00E15CA6">
            <w:pPr>
              <w:pStyle w:val="Reitur"/>
            </w:pPr>
            <w:r w:rsidRPr="005E2666">
              <w:t xml:space="preserve">Kvaðarrót af </w:t>
            </w:r>
            <w:r w:rsidRPr="005E2666">
              <w:rPr>
                <w:i/>
                <w:iCs/>
              </w:rPr>
              <w:t>n*(n-1)</w:t>
            </w:r>
            <w:r w:rsidRPr="005E2666">
              <w:t xml:space="preserve"> þar sem </w:t>
            </w:r>
            <w:r w:rsidRPr="005E2666">
              <w:rPr>
                <w:i/>
                <w:iCs/>
              </w:rPr>
              <w:t>n</w:t>
            </w:r>
            <w:r w:rsidRPr="005E2666">
              <w:t>=1 2 3 o.s.frv.</w:t>
            </w:r>
          </w:p>
        </w:tc>
        <w:tc>
          <w:tcPr>
            <w:tcW w:w="1417" w:type="dxa"/>
          </w:tcPr>
          <w:p w14:paraId="72290E71" w14:textId="77777777" w:rsidR="00390D37" w:rsidRPr="005E2666" w:rsidRDefault="00390D37" w:rsidP="00E15CA6">
            <w:pPr>
              <w:pStyle w:val="Reitur"/>
            </w:pPr>
          </w:p>
        </w:tc>
        <w:tc>
          <w:tcPr>
            <w:tcW w:w="3828" w:type="dxa"/>
          </w:tcPr>
          <w:p w14:paraId="202D0556" w14:textId="77777777" w:rsidR="00390D37" w:rsidRPr="005E2666" w:rsidRDefault="00390D37" w:rsidP="00E15CA6">
            <w:pPr>
              <w:pStyle w:val="Reitur"/>
            </w:pPr>
            <w:r w:rsidRPr="005E2666">
              <w:t>Notuð við skiptingu sæta í fulltrúadeild Bandaríkjaþings milli rík</w:t>
            </w:r>
            <w:r w:rsidR="00121DA5" w:rsidRPr="005E2666">
              <w:t>j</w:t>
            </w:r>
            <w:r w:rsidRPr="005E2666">
              <w:t>anna. Verður ekki lýst hér nánar.</w:t>
            </w:r>
          </w:p>
          <w:p w14:paraId="2C1BEEED" w14:textId="4759015A" w:rsidR="00940541" w:rsidRPr="005E2666" w:rsidRDefault="00940541" w:rsidP="00E15CA6">
            <w:pPr>
              <w:pStyle w:val="Reitur"/>
              <w:rPr>
                <w:i/>
                <w:iCs/>
              </w:rPr>
            </w:pPr>
            <w:r w:rsidRPr="005E2666">
              <w:t xml:space="preserve">Athuga að þegar </w:t>
            </w:r>
            <w:r w:rsidR="000A7935" w:rsidRPr="005E2666">
              <w:rPr>
                <w:i/>
                <w:iCs/>
              </w:rPr>
              <w:t>n</w:t>
            </w:r>
            <w:r w:rsidR="000A7935" w:rsidRPr="005E2666">
              <w:t xml:space="preserve">=0 er deilirinn núll og þar með </w:t>
            </w:r>
            <w:r w:rsidR="00FA4CBA" w:rsidRPr="005E2666">
              <w:t>fær í r</w:t>
            </w:r>
            <w:r w:rsidR="00253E27" w:rsidRPr="005E2666">
              <w:t>a</w:t>
            </w:r>
            <w:r w:rsidR="00FA4CBA" w:rsidRPr="005E2666">
              <w:t xml:space="preserve">un sérhvert framboð alltaf eitt sæti nema </w:t>
            </w:r>
            <w:r w:rsidR="00A143E2">
              <w:t>það</w:t>
            </w:r>
            <w:r w:rsidR="00FA4CBA" w:rsidRPr="005E2666">
              <w:t xml:space="preserve"> fái engin atkvæði</w:t>
            </w:r>
            <w:r w:rsidR="00342FD1">
              <w:t>.</w:t>
            </w:r>
          </w:p>
        </w:tc>
      </w:tr>
      <w:tr w:rsidR="00E01F3D" w:rsidRPr="005E2666" w14:paraId="375C8325" w14:textId="77777777" w:rsidTr="001958FA">
        <w:tc>
          <w:tcPr>
            <w:tcW w:w="1410" w:type="dxa"/>
          </w:tcPr>
          <w:p w14:paraId="5151F2E0" w14:textId="2F7740D1" w:rsidR="00E01F3D" w:rsidRPr="005E2666" w:rsidRDefault="00E01F3D" w:rsidP="00E15CA6">
            <w:pPr>
              <w:pStyle w:val="Reitur"/>
              <w:rPr>
                <w:highlight w:val="yellow"/>
              </w:rPr>
            </w:pPr>
            <w:r w:rsidRPr="005E2666">
              <w:rPr>
                <w:highlight w:val="yellow"/>
              </w:rPr>
              <w:t>Adams</w:t>
            </w:r>
          </w:p>
        </w:tc>
        <w:tc>
          <w:tcPr>
            <w:tcW w:w="1279" w:type="dxa"/>
          </w:tcPr>
          <w:p w14:paraId="4FDF49D3" w14:textId="77777777" w:rsidR="00E01F3D" w:rsidRPr="005E2666" w:rsidRDefault="00E01F3D" w:rsidP="00E15CA6">
            <w:pPr>
              <w:pStyle w:val="Reitur"/>
              <w:rPr>
                <w:highlight w:val="yellow"/>
              </w:rPr>
            </w:pPr>
            <w:r w:rsidRPr="005E2666">
              <w:rPr>
                <w:highlight w:val="yellow"/>
              </w:rPr>
              <w:t>Deiliregla</w:t>
            </w:r>
          </w:p>
        </w:tc>
        <w:tc>
          <w:tcPr>
            <w:tcW w:w="992" w:type="dxa"/>
          </w:tcPr>
          <w:p w14:paraId="4420044F" w14:textId="07300AD2" w:rsidR="00E01F3D" w:rsidRPr="005E2666" w:rsidRDefault="00E01F3D" w:rsidP="00E15CA6">
            <w:pPr>
              <w:pStyle w:val="Reitur"/>
              <w:rPr>
                <w:highlight w:val="yellow"/>
              </w:rPr>
            </w:pPr>
            <w:r w:rsidRPr="005E2666">
              <w:rPr>
                <w:highlight w:val="yellow"/>
              </w:rPr>
              <w:t>0 1 2 3 o.s.frv.</w:t>
            </w:r>
          </w:p>
        </w:tc>
        <w:tc>
          <w:tcPr>
            <w:tcW w:w="1417" w:type="dxa"/>
          </w:tcPr>
          <w:p w14:paraId="1B5230AE" w14:textId="77777777" w:rsidR="00E01F3D" w:rsidRPr="005E2666" w:rsidRDefault="00E01F3D" w:rsidP="00E15CA6">
            <w:pPr>
              <w:pStyle w:val="Reitur"/>
              <w:rPr>
                <w:highlight w:val="yellow"/>
              </w:rPr>
            </w:pPr>
          </w:p>
        </w:tc>
        <w:tc>
          <w:tcPr>
            <w:tcW w:w="3828" w:type="dxa"/>
          </w:tcPr>
          <w:p w14:paraId="3B223EDB" w14:textId="3074423D" w:rsidR="00E01F3D" w:rsidRPr="005E2666" w:rsidRDefault="00E01F3D" w:rsidP="00E15CA6">
            <w:pPr>
              <w:pStyle w:val="Reitur"/>
              <w:rPr>
                <w:highlight w:val="yellow"/>
              </w:rPr>
            </w:pPr>
            <w:r w:rsidRPr="005E2666">
              <w:rPr>
                <w:highlight w:val="yellow"/>
              </w:rPr>
              <w:t>Adams</w:t>
            </w:r>
            <w:r w:rsidR="00D20BE9" w:rsidRPr="005E2666">
              <w:rPr>
                <w:highlight w:val="yellow"/>
              </w:rPr>
              <w:t xml:space="preserve">, </w:t>
            </w:r>
            <w:r w:rsidR="006A286A" w:rsidRPr="005E2666">
              <w:rPr>
                <w:highlight w:val="yellow"/>
              </w:rPr>
              <w:t>annar</w:t>
            </w:r>
            <w:r w:rsidR="00D20BE9" w:rsidRPr="005E2666">
              <w:rPr>
                <w:highlight w:val="yellow"/>
              </w:rPr>
              <w:t xml:space="preserve"> forset</w:t>
            </w:r>
            <w:r w:rsidR="006A286A" w:rsidRPr="005E2666">
              <w:rPr>
                <w:highlight w:val="yellow"/>
              </w:rPr>
              <w:t>i</w:t>
            </w:r>
            <w:r w:rsidR="00D20BE9" w:rsidRPr="005E2666">
              <w:rPr>
                <w:highlight w:val="yellow"/>
              </w:rPr>
              <w:t xml:space="preserve"> Bandaríkjanna</w:t>
            </w:r>
            <w:r w:rsidR="006A286A" w:rsidRPr="005E2666">
              <w:rPr>
                <w:highlight w:val="yellow"/>
              </w:rPr>
              <w:t xml:space="preserve"> lagði þessa reglu til við skiptingu sæta í fulltrúadeild Bandaríkjaþings milli ríkjanna. Var aldrei notuð.</w:t>
            </w:r>
          </w:p>
          <w:p w14:paraId="2BD22184" w14:textId="537D5E51" w:rsidR="00E01F3D" w:rsidRPr="005E2666" w:rsidRDefault="00E01F3D" w:rsidP="00E15CA6">
            <w:pPr>
              <w:pStyle w:val="Reitur"/>
              <w:rPr>
                <w:i/>
                <w:iCs/>
              </w:rPr>
            </w:pPr>
            <w:r w:rsidRPr="005E2666">
              <w:rPr>
                <w:highlight w:val="yellow"/>
              </w:rPr>
              <w:t xml:space="preserve">Athuga að þegar </w:t>
            </w:r>
            <w:r w:rsidRPr="005E2666">
              <w:rPr>
                <w:i/>
                <w:iCs/>
                <w:highlight w:val="yellow"/>
              </w:rPr>
              <w:t>n</w:t>
            </w:r>
            <w:r w:rsidRPr="005E2666">
              <w:rPr>
                <w:highlight w:val="yellow"/>
              </w:rPr>
              <w:t>=0 er deilirinn núll og þar með fær í r</w:t>
            </w:r>
            <w:r w:rsidR="00253E27" w:rsidRPr="005E2666">
              <w:rPr>
                <w:highlight w:val="yellow"/>
              </w:rPr>
              <w:t>a</w:t>
            </w:r>
            <w:r w:rsidRPr="005E2666">
              <w:rPr>
                <w:highlight w:val="yellow"/>
              </w:rPr>
              <w:t xml:space="preserve">un sérhvert framboð alltaf eitt sæti nema </w:t>
            </w:r>
            <w:r w:rsidR="00A143E2">
              <w:rPr>
                <w:highlight w:val="yellow"/>
              </w:rPr>
              <w:t>það</w:t>
            </w:r>
            <w:r w:rsidRPr="005E2666">
              <w:rPr>
                <w:highlight w:val="yellow"/>
              </w:rPr>
              <w:t xml:space="preserve"> fái engin atkvæði</w:t>
            </w:r>
            <w:r w:rsidR="00342FD1">
              <w:t>.</w:t>
            </w:r>
          </w:p>
        </w:tc>
      </w:tr>
      <w:tr w:rsidR="00390D37" w:rsidRPr="005E2666" w14:paraId="6E8E3754" w14:textId="77777777" w:rsidTr="001958FA">
        <w:tc>
          <w:tcPr>
            <w:tcW w:w="1410" w:type="dxa"/>
          </w:tcPr>
          <w:p w14:paraId="1B43A253" w14:textId="77777777" w:rsidR="00390D37" w:rsidRPr="005E2666" w:rsidRDefault="00390D37" w:rsidP="00E15CA6">
            <w:pPr>
              <w:pStyle w:val="Reitur"/>
            </w:pPr>
            <w:r w:rsidRPr="005E2666">
              <w:t>Hare quota</w:t>
            </w:r>
          </w:p>
        </w:tc>
        <w:tc>
          <w:tcPr>
            <w:tcW w:w="1279" w:type="dxa"/>
          </w:tcPr>
          <w:p w14:paraId="0CB70F8A" w14:textId="0843A2D1" w:rsidR="00390D37" w:rsidRPr="005E2666" w:rsidRDefault="00390D37" w:rsidP="00E15CA6">
            <w:pPr>
              <w:pStyle w:val="Reitur"/>
            </w:pPr>
            <w:r w:rsidRPr="005E2666">
              <w:t>Frádráttar</w:t>
            </w:r>
            <w:r w:rsidR="006158FC" w:rsidRPr="005E2666">
              <w:t>-</w:t>
            </w:r>
            <w:r w:rsidRPr="005E2666">
              <w:t>regla</w:t>
            </w:r>
          </w:p>
        </w:tc>
        <w:tc>
          <w:tcPr>
            <w:tcW w:w="992" w:type="dxa"/>
          </w:tcPr>
          <w:p w14:paraId="65DBDC40" w14:textId="77777777" w:rsidR="00390D37" w:rsidRPr="005E2666" w:rsidRDefault="00390D37" w:rsidP="00E15CA6">
            <w:pPr>
              <w:pStyle w:val="Reitur"/>
            </w:pPr>
          </w:p>
        </w:tc>
        <w:tc>
          <w:tcPr>
            <w:tcW w:w="1417" w:type="dxa"/>
          </w:tcPr>
          <w:p w14:paraId="3E9D6927" w14:textId="77777777" w:rsidR="00390D37" w:rsidRPr="005E2666" w:rsidRDefault="00390D37" w:rsidP="00E15CA6">
            <w:pPr>
              <w:pStyle w:val="Reitur"/>
            </w:pPr>
            <w:r w:rsidRPr="005E2666">
              <w:t>Tala sæta</w:t>
            </w:r>
          </w:p>
        </w:tc>
        <w:tc>
          <w:tcPr>
            <w:tcW w:w="3828" w:type="dxa"/>
          </w:tcPr>
          <w:p w14:paraId="37D7D835" w14:textId="00488C6F" w:rsidR="00390D37" w:rsidRPr="005E2666" w:rsidRDefault="00390D37" w:rsidP="00E15CA6">
            <w:pPr>
              <w:pStyle w:val="Reitur"/>
            </w:pPr>
            <w:r w:rsidRPr="005E2666">
              <w:t>Einföld regla sem víða er notuð</w:t>
            </w:r>
            <w:r w:rsidR="00BD7199" w:rsidRPr="005E2666">
              <w:t>,</w:t>
            </w:r>
            <w:r w:rsidRPr="005E2666">
              <w:t xml:space="preserve"> en</w:t>
            </w:r>
            <w:r w:rsidR="00BD7199" w:rsidRPr="005E2666">
              <w:t>da er</w:t>
            </w:r>
            <w:r w:rsidRPr="005E2666">
              <w:t xml:space="preserve"> hún óbjöguð.</w:t>
            </w:r>
            <w:r w:rsidR="00EB6A18" w:rsidRPr="005E2666">
              <w:t xml:space="preserve"> Reglan er hliðstæða reglu Sainte-Laguës meðal frádráttarreglna.</w:t>
            </w:r>
          </w:p>
        </w:tc>
      </w:tr>
      <w:tr w:rsidR="00DD03C5" w:rsidRPr="005E2666" w14:paraId="330572CA" w14:textId="2B82DA79" w:rsidTr="001958FA">
        <w:tc>
          <w:tcPr>
            <w:tcW w:w="1410" w:type="dxa"/>
          </w:tcPr>
          <w:p w14:paraId="2A6A9F38" w14:textId="52D6AC26" w:rsidR="00253FF3" w:rsidRPr="005E2666" w:rsidRDefault="000470D8" w:rsidP="00E15CA6">
            <w:pPr>
              <w:pStyle w:val="Reitur"/>
            </w:pPr>
            <w:r w:rsidRPr="005E2666">
              <w:t>Droop q</w:t>
            </w:r>
            <w:r w:rsidR="00305988" w:rsidRPr="005E2666">
              <w:t>u</w:t>
            </w:r>
            <w:r w:rsidRPr="005E2666">
              <w:t>ota</w:t>
            </w:r>
          </w:p>
        </w:tc>
        <w:tc>
          <w:tcPr>
            <w:tcW w:w="1279" w:type="dxa"/>
          </w:tcPr>
          <w:p w14:paraId="3AC3ABAB" w14:textId="0A356C35" w:rsidR="00253FF3" w:rsidRPr="005E2666" w:rsidRDefault="00707266" w:rsidP="00E15CA6">
            <w:pPr>
              <w:pStyle w:val="Reitur"/>
            </w:pPr>
            <w:r w:rsidRPr="005E2666">
              <w:t>Frádráttar</w:t>
            </w:r>
            <w:r w:rsidR="00840058" w:rsidRPr="005E2666">
              <w:t>-</w:t>
            </w:r>
            <w:r w:rsidRPr="005E2666">
              <w:t>regla</w:t>
            </w:r>
          </w:p>
        </w:tc>
        <w:tc>
          <w:tcPr>
            <w:tcW w:w="992" w:type="dxa"/>
          </w:tcPr>
          <w:p w14:paraId="7F9D83FA" w14:textId="77777777" w:rsidR="00253FF3" w:rsidRPr="005E2666" w:rsidRDefault="00253FF3" w:rsidP="00E15CA6">
            <w:pPr>
              <w:pStyle w:val="Reitur"/>
            </w:pPr>
          </w:p>
        </w:tc>
        <w:tc>
          <w:tcPr>
            <w:tcW w:w="1417" w:type="dxa"/>
          </w:tcPr>
          <w:p w14:paraId="58DD0B40" w14:textId="4C4EFF0D" w:rsidR="00253FF3" w:rsidRPr="005E2666" w:rsidRDefault="00523E54" w:rsidP="00E15CA6">
            <w:pPr>
              <w:pStyle w:val="Reitur"/>
            </w:pPr>
            <w:r w:rsidRPr="005E2666">
              <w:t xml:space="preserve">Tala sæta að einu viðbættu </w:t>
            </w:r>
          </w:p>
        </w:tc>
        <w:tc>
          <w:tcPr>
            <w:tcW w:w="3828" w:type="dxa"/>
          </w:tcPr>
          <w:p w14:paraId="56041CB6" w14:textId="6CC951D1" w:rsidR="00253FF3" w:rsidRPr="005E2666" w:rsidRDefault="00EB6A18" w:rsidP="00E15CA6">
            <w:pPr>
              <w:pStyle w:val="Reitur"/>
            </w:pPr>
            <w:r w:rsidRPr="005E2666">
              <w:t>Oft lögð til grundvallar í aðferðum „færanlegs atkvæðis“ (STV). Reglan er hliðstæða D‘Hondts-reglu meðal frádráttarreglna.</w:t>
            </w:r>
          </w:p>
        </w:tc>
      </w:tr>
    </w:tbl>
    <w:p w14:paraId="5FC02342" w14:textId="103A9EB5" w:rsidR="00D00FDE" w:rsidRDefault="00D00FDE" w:rsidP="00E15CA6">
      <w:pPr>
        <w:pStyle w:val="Texti"/>
      </w:pPr>
    </w:p>
    <w:p w14:paraId="11023A4C" w14:textId="3C615D4E" w:rsidR="00464892" w:rsidRDefault="005D651B" w:rsidP="005D651B">
      <w:pPr>
        <w:pStyle w:val="Heading2"/>
      </w:pPr>
      <w:bookmarkStart w:id="191" w:name="_Toc105511120"/>
      <w:r>
        <w:t xml:space="preserve">Allocation methods: </w:t>
      </w:r>
      <w:r w:rsidR="000374CB">
        <w:t>A</w:t>
      </w:r>
      <w:r w:rsidR="00867ADB" w:rsidRPr="00112C04">
        <w:t>ðferðir við útdeilingu jöfnunarsæta</w:t>
      </w:r>
      <w:bookmarkEnd w:id="191"/>
    </w:p>
    <w:p w14:paraId="52B41015" w14:textId="3B8CB113" w:rsidR="00E27341" w:rsidRPr="00E27341" w:rsidRDefault="00E27341" w:rsidP="00E15CA6">
      <w:pPr>
        <w:pStyle w:val="Texti"/>
      </w:pPr>
      <w:r>
        <w:rPr>
          <w:noProof/>
        </w:rPr>
        <w:drawing>
          <wp:inline distT="0" distB="0" distL="0" distR="0" wp14:anchorId="1F71F148" wp14:editId="1B123947">
            <wp:extent cx="3988580" cy="168214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8"/>
                    <a:stretch>
                      <a:fillRect/>
                    </a:stretch>
                  </pic:blipFill>
                  <pic:spPr>
                    <a:xfrm>
                      <a:off x="0" y="0"/>
                      <a:ext cx="4008294" cy="1690454"/>
                    </a:xfrm>
                    <a:prstGeom prst="rect">
                      <a:avLst/>
                    </a:prstGeom>
                  </pic:spPr>
                </pic:pic>
              </a:graphicData>
            </a:graphic>
          </wp:inline>
        </w:drawing>
      </w:r>
    </w:p>
    <w:p w14:paraId="0ECC4FA1" w14:textId="6D34FBD6" w:rsidR="00CD4588" w:rsidRDefault="001A7179" w:rsidP="00E15CA6">
      <w:pPr>
        <w:pStyle w:val="Texti"/>
      </w:pPr>
      <w:r w:rsidRPr="00A97120">
        <w:t>Aðferðir við útdeilingu jöfnunarsæta eru það flóknasta í öllum kosningakerfum, þ.e. þeim þar sem jöfnun milli flokka er beitt</w:t>
      </w:r>
      <w:r w:rsidR="00E15CA6">
        <w:t xml:space="preserve"> og öll sætin bundin við kjördæmi</w:t>
      </w:r>
      <w:r w:rsidRPr="00A97120">
        <w:t xml:space="preserve">. </w:t>
      </w:r>
      <w:r w:rsidR="00CD4588" w:rsidRPr="00A97120">
        <w:t xml:space="preserve">Hermirinn býður upp á </w:t>
      </w:r>
      <w:r w:rsidR="00E15CA6">
        <w:t>ýmsar</w:t>
      </w:r>
      <w:r w:rsidR="00CD4588" w:rsidRPr="00A97120">
        <w:t xml:space="preserve"> slíkar útdeilingaraðferðir, svo sem þær sem beitt er á Íslandi og þeirri í Noregi. Að auki eru nokkrar aðferðir sem líta má á sem tilraunir höfunda hermisins. Sá sarpur kann að aukast og endurskoðast í tímans rás.</w:t>
      </w:r>
    </w:p>
    <w:p w14:paraId="6827D469" w14:textId="77777777" w:rsidR="00252162" w:rsidRDefault="00690082" w:rsidP="00E15CA6">
      <w:pPr>
        <w:pStyle w:val="Texti"/>
      </w:pPr>
      <w:r w:rsidRPr="00A97120">
        <w:t xml:space="preserve">Þegar hér er komið sögu er búið að úthluta </w:t>
      </w:r>
      <w:r w:rsidR="00114A82" w:rsidRPr="00A97120">
        <w:t>kjördæmissætum og að auki búið að skipta jöfnunarsætunum á milli flokka</w:t>
      </w:r>
      <w:r w:rsidR="00B062C1" w:rsidRPr="00A97120">
        <w:t xml:space="preserve">. </w:t>
      </w:r>
      <w:r w:rsidR="00485040" w:rsidRPr="00A97120">
        <w:t xml:space="preserve">Eftir er að </w:t>
      </w:r>
      <w:r w:rsidR="00977EA9" w:rsidRPr="00A97120">
        <w:t xml:space="preserve">deila jöfnunarsætum hvers flokks út til lista hans </w:t>
      </w:r>
      <w:r w:rsidR="004A2571" w:rsidRPr="00A97120">
        <w:t xml:space="preserve">í kjördæmunum </w:t>
      </w:r>
      <w:r w:rsidR="000B38B6" w:rsidRPr="00A97120">
        <w:t>sem líka má orða þannig að</w:t>
      </w:r>
      <w:r w:rsidR="002B3C95" w:rsidRPr="00A97120">
        <w:t xml:space="preserve"> verið sé að</w:t>
      </w:r>
      <w:r w:rsidR="000B38B6" w:rsidRPr="00A97120">
        <w:t xml:space="preserve"> deila jöfnunarsætum hvers kjördæmis út </w:t>
      </w:r>
      <w:r w:rsidR="00BC6674" w:rsidRPr="00A97120">
        <w:t>til lista flokkanna í kjördæm</w:t>
      </w:r>
      <w:r w:rsidR="000014D6" w:rsidRPr="00A97120">
        <w:t xml:space="preserve">inu. Jafnframt liggur fyrir </w:t>
      </w:r>
      <w:r w:rsidR="004A2571" w:rsidRPr="00A97120">
        <w:t xml:space="preserve">á </w:t>
      </w:r>
      <w:r w:rsidR="000014D6" w:rsidRPr="00A97120">
        <w:t>hvaða grunnregl</w:t>
      </w:r>
      <w:r w:rsidR="00485479" w:rsidRPr="00A97120">
        <w:t>u</w:t>
      </w:r>
      <w:r w:rsidR="000014D6" w:rsidRPr="00A97120">
        <w:t xml:space="preserve"> </w:t>
      </w:r>
      <w:r w:rsidR="00485479" w:rsidRPr="00A97120">
        <w:t>sú</w:t>
      </w:r>
      <w:r w:rsidR="00F83013" w:rsidRPr="00A97120">
        <w:t xml:space="preserve"> aðferð </w:t>
      </w:r>
      <w:r w:rsidR="0079146B" w:rsidRPr="00A97120">
        <w:t>skal byggja</w:t>
      </w:r>
      <w:r w:rsidR="0079146B">
        <w:t xml:space="preserve"> </w:t>
      </w:r>
      <w:r w:rsidR="00485479" w:rsidRPr="00A97120">
        <w:t xml:space="preserve">sem fyrir valinu </w:t>
      </w:r>
      <w:r w:rsidR="004A2571" w:rsidRPr="00A97120">
        <w:t>verður</w:t>
      </w:r>
      <w:r w:rsidR="00B77188">
        <w:t xml:space="preserve">. </w:t>
      </w:r>
      <w:r w:rsidR="00AC0F74" w:rsidRPr="00A97120">
        <w:t xml:space="preserve">Eðlilegast virðist að </w:t>
      </w:r>
      <w:r w:rsidR="0079146B">
        <w:t>það sé sama</w:t>
      </w:r>
      <w:r w:rsidR="00AC0F74" w:rsidRPr="00A97120">
        <w:t xml:space="preserve"> regl</w:t>
      </w:r>
      <w:r w:rsidR="0079146B">
        <w:t>an</w:t>
      </w:r>
      <w:r w:rsidR="007C6DED" w:rsidRPr="00A97120">
        <w:t xml:space="preserve"> og </w:t>
      </w:r>
      <w:r w:rsidR="0079146B">
        <w:t>sú</w:t>
      </w:r>
      <w:r w:rsidR="00AC0F74" w:rsidRPr="00A97120">
        <w:t xml:space="preserve"> </w:t>
      </w:r>
      <w:r w:rsidR="0079146B">
        <w:t>í</w:t>
      </w:r>
      <w:r w:rsidR="00AC0F74" w:rsidRPr="00A97120">
        <w:t xml:space="preserve"> </w:t>
      </w:r>
      <w:r w:rsidR="007C6DED" w:rsidRPr="00A97120">
        <w:t>kjördæmisúthlutuninni</w:t>
      </w:r>
      <w:r w:rsidR="00143682" w:rsidRPr="00A97120">
        <w:t xml:space="preserve">. Þó er það ekki einhlítt. T.d. </w:t>
      </w:r>
      <w:r w:rsidR="00A00AC4" w:rsidRPr="00A97120">
        <w:t>ekki hjá Norðmönnum og Svíum sem nota sí</w:t>
      </w:r>
      <w:r w:rsidR="00D848E2" w:rsidRPr="00A97120">
        <w:t>nar</w:t>
      </w:r>
      <w:r w:rsidR="00A00AC4" w:rsidRPr="00A97120">
        <w:t xml:space="preserve"> sérgerð</w:t>
      </w:r>
      <w:r w:rsidR="00D848E2" w:rsidRPr="00A97120">
        <w:t>ir</w:t>
      </w:r>
      <w:r w:rsidR="00A00AC4" w:rsidRPr="00A97120">
        <w:t xml:space="preserve"> af Saint</w:t>
      </w:r>
      <w:r w:rsidR="0017325D" w:rsidRPr="00A97120">
        <w:t>e</w:t>
      </w:r>
      <w:r w:rsidR="00A00AC4" w:rsidRPr="00A97120">
        <w:t xml:space="preserve">-Laguë í kjördæmiskjörinu en óbrenglaða þá reglu </w:t>
      </w:r>
      <w:r w:rsidR="00737989" w:rsidRPr="00A97120">
        <w:t>þegar jöfnunarsætum er útdeilt.</w:t>
      </w:r>
      <w:r w:rsidR="00345294">
        <w:t xml:space="preserve"> </w:t>
      </w:r>
    </w:p>
    <w:p w14:paraId="2F2590CF" w14:textId="6ABD344A" w:rsidR="00345294" w:rsidRPr="00A97120" w:rsidRDefault="00345294" w:rsidP="00E15CA6">
      <w:pPr>
        <w:pStyle w:val="Texti"/>
      </w:pPr>
      <w:r>
        <w:t>Enn sem komið er bíður hermirinn aðeins upp á deilreglur sem grundvöll útdeilingar jöfnunarsæta</w:t>
      </w:r>
      <w:r w:rsidR="00252162">
        <w:t xml:space="preserve"> til listanna í kjördæmunum.</w:t>
      </w:r>
    </w:p>
    <w:p w14:paraId="6380AA51" w14:textId="3623DD65" w:rsidR="00150C3D" w:rsidRDefault="00737989" w:rsidP="00E15CA6">
      <w:pPr>
        <w:pStyle w:val="Texti"/>
      </w:pPr>
      <w:r w:rsidRPr="00A97120">
        <w:t xml:space="preserve">Í </w:t>
      </w:r>
      <w:r w:rsidR="000B67AD" w:rsidRPr="00A97120">
        <w:t xml:space="preserve">sérhverri </w:t>
      </w:r>
      <w:r w:rsidRPr="00A97120">
        <w:t>ú</w:t>
      </w:r>
      <w:r w:rsidR="00B350DD" w:rsidRPr="00A97120">
        <w:t>t</w:t>
      </w:r>
      <w:r w:rsidRPr="00A97120">
        <w:t xml:space="preserve">deilingaraðferð </w:t>
      </w:r>
      <w:r w:rsidR="00B350DD" w:rsidRPr="00A97120">
        <w:t xml:space="preserve">jöfnunarsæta </w:t>
      </w:r>
      <w:r w:rsidR="000B67AD" w:rsidRPr="00A97120">
        <w:t xml:space="preserve">liggja því fyrir </w:t>
      </w:r>
      <w:r w:rsidR="000B67AD" w:rsidRPr="00A97120">
        <w:rPr>
          <w:i/>
          <w:iCs/>
        </w:rPr>
        <w:t>tilkallstölur</w:t>
      </w:r>
      <w:r w:rsidR="000B67AD" w:rsidRPr="00A97120">
        <w:t xml:space="preserve">, </w:t>
      </w:r>
      <w:r w:rsidR="0017325D" w:rsidRPr="00A97120">
        <w:t>grundvallaðar</w:t>
      </w:r>
      <w:r w:rsidR="000B67AD" w:rsidRPr="00A97120">
        <w:t xml:space="preserve"> á </w:t>
      </w:r>
      <w:r w:rsidR="00872835" w:rsidRPr="00A97120">
        <w:t xml:space="preserve">hinni völdu reglu, en oftast </w:t>
      </w:r>
      <w:r w:rsidR="00E44141" w:rsidRPr="00A97120">
        <w:t>kvarðaðar</w:t>
      </w:r>
      <w:r w:rsidR="00D51480" w:rsidRPr="00A97120">
        <w:t xml:space="preserve"> með einhverju móti</w:t>
      </w:r>
      <w:r w:rsidR="00F70495">
        <w:t xml:space="preserve"> eins og síðar greinir</w:t>
      </w:r>
      <w:r w:rsidR="00D51480" w:rsidRPr="00A97120">
        <w:t>.</w:t>
      </w:r>
      <w:r w:rsidR="00E47B65" w:rsidRPr="00A97120">
        <w:t xml:space="preserve"> </w:t>
      </w:r>
    </w:p>
    <w:p w14:paraId="4E28DFF9" w14:textId="4D7EA6A8" w:rsidR="00143682" w:rsidRDefault="008549AB" w:rsidP="00E15CA6">
      <w:pPr>
        <w:pStyle w:val="Texti"/>
      </w:pPr>
      <w:r w:rsidRPr="00A97120">
        <w:t>Jöfnunarsætunum er síðan útdeilt með hliðsjón af stærð þessara tilkallstalna.</w:t>
      </w:r>
      <w:r w:rsidR="007048A2" w:rsidRPr="00A97120">
        <w:t xml:space="preserve"> </w:t>
      </w:r>
    </w:p>
    <w:p w14:paraId="0DDC4021" w14:textId="04DCB03A" w:rsidR="000F0F54" w:rsidRDefault="000F0F54" w:rsidP="000F0F54">
      <w:pPr>
        <w:pStyle w:val="Heading3"/>
      </w:pPr>
      <w:bookmarkStart w:id="192" w:name="_Toc105511121"/>
      <w:r>
        <w:lastRenderedPageBreak/>
        <w:t>Hugtök</w:t>
      </w:r>
      <w:bookmarkEnd w:id="192"/>
    </w:p>
    <w:p w14:paraId="7F648E18" w14:textId="2FF7014C" w:rsidR="003C0066" w:rsidRDefault="003C0066" w:rsidP="00E15CA6">
      <w:pPr>
        <w:pStyle w:val="Texti"/>
      </w:pPr>
      <w:r>
        <w:t>Nokkur hugtök koma við sögu</w:t>
      </w:r>
      <w:r w:rsidR="00B70445">
        <w:t>, sem skilgreind eru hér á eftir</w:t>
      </w:r>
      <w:r w:rsidR="00240FB0">
        <w:t>. Til skýringar er</w:t>
      </w:r>
      <w:r w:rsidR="00CF226B">
        <w:t xml:space="preserve"> </w:t>
      </w:r>
      <w:r w:rsidR="00A3584E">
        <w:t xml:space="preserve">fyrrgreint </w:t>
      </w:r>
      <w:r w:rsidR="00CF226B">
        <w:t xml:space="preserve">talnadæmi </w:t>
      </w:r>
      <w:r w:rsidR="00240FB0">
        <w:t xml:space="preserve">þar sem </w:t>
      </w:r>
      <w:r w:rsidR="00B71F6B">
        <w:t>listi fær 2700 atkvæði af 8100 gildum atkvæðum kjördæmis</w:t>
      </w:r>
      <w:r w:rsidR="0089349B">
        <w:t>, en í kjördæminu skal kjósa í 10 sæti; kjördæmis- og jöfnunarsæt</w:t>
      </w:r>
      <w:r w:rsidR="009D27FB">
        <w:t>i</w:t>
      </w:r>
      <w:r w:rsidR="00541567">
        <w:t xml:space="preserve">. </w:t>
      </w:r>
      <w:r w:rsidR="00FA0E2C">
        <w:t>Þegar hér er komið sögu</w:t>
      </w:r>
      <w:r w:rsidR="00541567">
        <w:t xml:space="preserve"> er gert ráð fyrir að listinn hafi þegar hlotið 2 sæti </w:t>
      </w:r>
      <w:r w:rsidR="00FA0E2C">
        <w:t>(</w:t>
      </w:r>
      <w:r w:rsidR="002E6631">
        <w:t>hvort sem það eru kjördæmis- eða jöfnunarsæti</w:t>
      </w:r>
      <w:r w:rsidR="002E22EA">
        <w:t>). Þ</w:t>
      </w:r>
      <w:r w:rsidR="00541567">
        <w:t xml:space="preserve">ar sem </w:t>
      </w:r>
      <w:r w:rsidR="00F66BF2">
        <w:t xml:space="preserve">gert er ráð fyrir að regla D‘Hondts sé lögð til grundvallar er </w:t>
      </w:r>
      <w:r w:rsidR="00F76458">
        <w:t>tala</w:t>
      </w:r>
      <w:r w:rsidR="00030838">
        <w:t>n</w:t>
      </w:r>
      <w:r w:rsidR="00F76458">
        <w:t xml:space="preserve"> 3 </w:t>
      </w:r>
      <w:r w:rsidR="00F66BF2">
        <w:t xml:space="preserve">næsta </w:t>
      </w:r>
      <w:r w:rsidR="00775DB3">
        <w:t xml:space="preserve">ónotaða </w:t>
      </w:r>
      <w:r w:rsidR="00F66BF2">
        <w:t xml:space="preserve">deilitala </w:t>
      </w:r>
      <w:r w:rsidR="00F76458">
        <w:t>listans</w:t>
      </w:r>
      <w:r w:rsidR="00824119">
        <w:t>.</w:t>
      </w:r>
    </w:p>
    <w:p w14:paraId="000D8C81" w14:textId="0A2CA8F8" w:rsidR="00824119" w:rsidRPr="00A97120" w:rsidRDefault="00824119" w:rsidP="00E15CA6">
      <w:pPr>
        <w:pStyle w:val="Texti"/>
      </w:pPr>
      <w:r>
        <w:t>Hugtökin sem koma við sögu eru þá þessi:</w:t>
      </w:r>
    </w:p>
    <w:p w14:paraId="7893B0A8" w14:textId="599037BC" w:rsidR="00B5797C" w:rsidRPr="00EA064E" w:rsidRDefault="00B5797C" w:rsidP="00E15CA6">
      <w:pPr>
        <w:pStyle w:val="Upp"/>
      </w:pPr>
      <m:oMath>
        <m:r>
          <w:rPr>
            <w:rFonts w:ascii="Cambria Math" w:hAnsi="Cambria Math"/>
          </w:rPr>
          <m:t>Kjördæmishlutur</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m:t>
        </m:r>
        <m:r>
          <w:rPr>
            <w:rFonts w:ascii="Cambria Math" w:hAnsi="Cambria Math"/>
          </w:rPr>
          <m:t>S</m:t>
        </m:r>
        <m:r>
          <m:rPr>
            <m:sty m:val="p"/>
          </m:rPr>
          <w:rPr>
            <w:rFonts w:ascii="Cambria Math" w:hAnsi="Cambria Math"/>
          </w:rPr>
          <m:t>æ</m:t>
        </m:r>
        <m:r>
          <w:rPr>
            <w:rFonts w:ascii="Cambria Math" w:hAnsi="Cambria Math"/>
          </w:rPr>
          <m:t>tatala</m:t>
        </m:r>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misins</m:t>
        </m:r>
        <m:r>
          <w:del w:id="193" w:author="Kristján Jónasson - HI" w:date="2022-06-25T09:27:00Z">
            <m:rPr>
              <m:sty m:val="p"/>
            </m:rPr>
            <w:rPr>
              <w:rFonts w:ascii="Cambria Math" w:hAnsi="Cambria Math"/>
            </w:rPr>
            <m:t xml:space="preserve">  </m:t>
          </w:del>
        </m:r>
        <m:r>
          <w:ins w:id="194" w:author="Kristján Jónasson - HI" w:date="2022-06-25T09:27:00Z">
            <m:rPr>
              <m:sty m:val="p"/>
            </m:rPr>
            <w:rPr>
              <w:rFonts w:ascii="Cambria Math" w:hAnsi="Cambria Math"/>
            </w:rPr>
            <m:t xml:space="preserve"> </m:t>
          </w:ins>
        </m:r>
        <m:f>
          <m:fPr>
            <m:ctrlPr>
              <w:rPr>
                <w:rFonts w:ascii="Cambria Math" w:hAnsi="Cambria Math"/>
              </w:rPr>
            </m:ctrlPr>
          </m:fPr>
          <m:num>
            <m:r>
              <m:rPr>
                <m:sty m:val="p"/>
              </m:rPr>
              <w:rPr>
                <w:rFonts w:ascii="Cambria Math" w:hAnsi="Cambria Math"/>
              </w:rPr>
              <m:t xml:space="preserve"> </m:t>
            </m:r>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listans</m:t>
            </m:r>
          </m:num>
          <m:den>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m:t>
            </m:r>
            <m:r>
              <w:del w:id="195" w:author="Kristján Jónasson - HI" w:date="2022-06-25T09:27:00Z">
                <m:rPr>
                  <m:sty m:val="p"/>
                </m:rPr>
                <w:rPr>
                  <w:rFonts w:ascii="Cambria Math" w:hAnsi="Cambria Math"/>
                </w:rPr>
                <m:t xml:space="preserve">  </m:t>
              </w:del>
            </m:r>
            <m:r>
              <w:ins w:id="196" w:author="Kristján Jónasson - HI" w:date="2022-06-25T09:27:00Z">
                <m:rPr>
                  <m:sty m:val="p"/>
                </m:rPr>
                <w:rPr>
                  <w:rFonts w:ascii="Cambria Math" w:hAnsi="Cambria Math"/>
                </w:rPr>
                <m:t xml:space="preserve"> </m:t>
              </w:ins>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m:t>
            </m:r>
          </m:den>
        </m:f>
        <m:r>
          <m:rPr>
            <m:sty m:val="p"/>
          </m:rPr>
          <w:rPr>
            <w:rFonts w:ascii="Cambria Math" w:eastAsiaTheme="minorEastAsia" w:hAnsi="Cambria Math"/>
          </w:rPr>
          <m:t xml:space="preserve">=10 </m:t>
        </m:r>
        <m:f>
          <m:fPr>
            <m:ctrlPr>
              <w:rPr>
                <w:rFonts w:ascii="Cambria Math" w:eastAsiaTheme="minorEastAsia" w:hAnsi="Cambria Math"/>
              </w:rPr>
            </m:ctrlPr>
          </m:fPr>
          <m:num>
            <m:r>
              <m:rPr>
                <m:sty m:val="p"/>
              </m:rPr>
              <w:rPr>
                <w:rFonts w:ascii="Cambria Math" w:eastAsiaTheme="minorEastAsia" w:hAnsi="Cambria Math"/>
              </w:rPr>
              <m:t>2700</m:t>
            </m:r>
          </m:num>
          <m:den>
            <m:r>
              <m:rPr>
                <m:sty m:val="p"/>
              </m:rPr>
              <w:rPr>
                <w:rFonts w:ascii="Cambria Math" w:eastAsiaTheme="minorEastAsia" w:hAnsi="Cambria Math"/>
              </w:rPr>
              <m:t>8100</m:t>
            </m:r>
          </m:den>
        </m:f>
        <m:r>
          <m:rPr>
            <m:sty m:val="p"/>
          </m:rPr>
          <w:rPr>
            <w:rFonts w:ascii="Cambria Math" w:eastAsiaTheme="minorEastAsia" w:hAnsi="Cambria Math"/>
          </w:rPr>
          <m:t>=3,333</m:t>
        </m:r>
      </m:oMath>
      <w:r w:rsidRPr="00C86E79">
        <w:rPr>
          <w:rFonts w:eastAsiaTheme="minorEastAsia"/>
        </w:rPr>
        <w:t>. Listinn ætti rétt á þetta mörgum sætum ef öllum 10 sætum kjördæmisins væri skipt í beinum hlutföllum.</w:t>
      </w:r>
    </w:p>
    <w:p w14:paraId="5A0C7CC1" w14:textId="77777777" w:rsidR="00EA064E" w:rsidRPr="00B5797C" w:rsidRDefault="00EA064E" w:rsidP="00E15CA6">
      <w:pPr>
        <w:pStyle w:val="Upp"/>
      </w:pPr>
      <m:oMath>
        <m:r>
          <w:rPr>
            <w:rFonts w:ascii="Cambria Math" w:hAnsi="Cambria Math"/>
          </w:rPr>
          <m:t>Atkv</m:t>
        </m:r>
        <m:r>
          <m:rPr>
            <m:sty m:val="p"/>
          </m:rPr>
          <w:rPr>
            <w:rFonts w:ascii="Cambria Math" w:hAnsi="Cambria Math"/>
          </w:rPr>
          <m:t>æð</m:t>
        </m:r>
        <m:r>
          <w:rPr>
            <w:rFonts w:ascii="Cambria Math" w:hAnsi="Cambria Math"/>
          </w:rPr>
          <m:t>adeild</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listans</m:t>
            </m:r>
          </m:num>
          <m:den>
            <m:r>
              <w:rPr>
                <w:rFonts w:ascii="Cambria Math" w:hAnsi="Cambria Math"/>
              </w:rPr>
              <m:t>Deilitala</m:t>
            </m:r>
          </m:den>
        </m:f>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2700</m:t>
            </m:r>
          </m:num>
          <m:den>
            <m:r>
              <m:rPr>
                <m:sty m:val="p"/>
              </m:rPr>
              <w:rPr>
                <w:rFonts w:ascii="Cambria Math" w:eastAsiaTheme="minorEastAsia" w:hAnsi="Cambria Math"/>
              </w:rPr>
              <m:t>3</m:t>
            </m:r>
          </m:den>
        </m:f>
        <m:r>
          <m:rPr>
            <m:sty m:val="p"/>
          </m:rPr>
          <w:rPr>
            <w:rFonts w:ascii="Cambria Math" w:eastAsiaTheme="minorEastAsia" w:hAnsi="Cambria Math"/>
          </w:rPr>
          <m:t>=900</m:t>
        </m:r>
      </m:oMath>
      <w:r w:rsidRPr="00EB7423">
        <w:rPr>
          <w:rFonts w:eastAsiaTheme="minorEastAsia"/>
          <w:sz w:val="18"/>
          <w:szCs w:val="18"/>
        </w:rPr>
        <w:t xml:space="preserve">. </w:t>
      </w:r>
    </w:p>
    <w:p w14:paraId="6ECBE438" w14:textId="0CB70290" w:rsidR="00010260" w:rsidRPr="00010260" w:rsidRDefault="00EC6E2D" w:rsidP="00E15CA6">
      <w:pPr>
        <w:pStyle w:val="Upp"/>
      </w:pPr>
      <m:oMath>
        <m:r>
          <w:rPr>
            <w:rFonts w:ascii="Cambria Math" w:hAnsi="Cambria Math"/>
          </w:rPr>
          <m:t>Hlutfallsdeild</m:t>
        </m:r>
        <m:r>
          <m:rPr>
            <m:sty m:val="p"/>
          </m:rPr>
          <w:rPr>
            <w:rFonts w:ascii="Cambria Math" w:hAnsi="Cambria Math"/>
          </w:rPr>
          <m:t> </m:t>
        </m:r>
        <m:r>
          <w:rPr>
            <w:rFonts w:ascii="Cambria Math" w:hAnsi="Cambria Math"/>
          </w:rPr>
          <m:t>lista</m:t>
        </m:r>
        <m:r>
          <m:rPr>
            <m:sty m:val="p"/>
          </m:rPr>
          <w:rPr>
            <w:rFonts w:ascii="Cambria Math" w:hAnsi="Cambria Math"/>
          </w:rPr>
          <m:t>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adeild</m:t>
            </m:r>
            <m:r>
              <m:rPr>
                <m:sty m:val="p"/>
              </m:rPr>
              <w:rPr>
                <w:rFonts w:ascii="Cambria Math" w:hAnsi="Cambria Math"/>
              </w:rPr>
              <m:t xml:space="preserve"> </m:t>
            </m:r>
            <m:r>
              <w:rPr>
                <w:rFonts w:ascii="Cambria Math" w:hAnsi="Cambria Math"/>
              </w:rPr>
              <m:t>listans</m:t>
            </m:r>
          </m:num>
          <m:den>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m:t>
            </m:r>
            <m:r>
              <w:del w:id="197" w:author="Kristján Jónasson - HI" w:date="2022-06-25T09:27:00Z">
                <m:rPr>
                  <m:sty m:val="p"/>
                </m:rPr>
                <w:rPr>
                  <w:rFonts w:ascii="Cambria Math" w:hAnsi="Cambria Math"/>
                </w:rPr>
                <m:t xml:space="preserve">  </m:t>
              </w:del>
            </m:r>
            <m:r>
              <w:ins w:id="198" w:author="Kristján Jónasson - HI" w:date="2022-06-25T09:27:00Z">
                <m:rPr>
                  <m:sty m:val="p"/>
                </m:rPr>
                <w:rPr>
                  <w:rFonts w:ascii="Cambria Math" w:hAnsi="Cambria Math"/>
                </w:rPr>
                <m:t xml:space="preserve"> </m:t>
              </w:ins>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m:t>
            </m:r>
          </m:den>
        </m:f>
        <m:r>
          <m:rPr>
            <m:sty m:val="p"/>
          </m:rPr>
          <w:rPr>
            <w:rFonts w:ascii="Cambria Math" w:hAnsi="Cambria Math"/>
          </w:rPr>
          <m:t xml:space="preserve"> =</m:t>
        </m:r>
        <m:f>
          <m:fPr>
            <m:ctrlPr>
              <w:rPr>
                <w:rFonts w:ascii="Cambria Math" w:eastAsiaTheme="minorEastAsia" w:hAnsi="Cambria Math"/>
              </w:rPr>
            </m:ctrlPr>
          </m:fPr>
          <m:num>
            <m:r>
              <m:rPr>
                <m:sty m:val="p"/>
              </m:rPr>
              <w:rPr>
                <w:rFonts w:ascii="Cambria Math" w:eastAsiaTheme="minorEastAsia" w:hAnsi="Cambria Math"/>
              </w:rPr>
              <m:t>900</m:t>
            </m:r>
          </m:num>
          <m:den>
            <m:r>
              <m:rPr>
                <m:sty m:val="p"/>
              </m:rPr>
              <w:rPr>
                <w:rFonts w:ascii="Cambria Math" w:eastAsiaTheme="minorEastAsia" w:hAnsi="Cambria Math"/>
              </w:rPr>
              <m:t>8100</m:t>
            </m:r>
          </m:den>
        </m:f>
        <m:r>
          <m:rPr>
            <m:sty m:val="p"/>
          </m:rPr>
          <w:rPr>
            <w:rFonts w:ascii="Cambria Math" w:eastAsiaTheme="minorEastAsia" w:hAnsi="Cambria Math"/>
          </w:rPr>
          <m:t>=11,1%</m:t>
        </m:r>
      </m:oMath>
      <w:r w:rsidR="00EB7423" w:rsidRPr="00EB7423">
        <w:rPr>
          <w:rFonts w:eastAsiaTheme="minorEastAsia"/>
          <w:sz w:val="18"/>
          <w:szCs w:val="18"/>
        </w:rPr>
        <w:t>.</w:t>
      </w:r>
    </w:p>
    <w:p w14:paraId="42CB8026" w14:textId="2255BB2E" w:rsidR="00427F81" w:rsidRPr="00C86E79" w:rsidRDefault="00D405A2" w:rsidP="00E15CA6">
      <w:pPr>
        <w:pStyle w:val="Upp"/>
      </w:pPr>
      <m:oMath>
        <m:r>
          <w:rPr>
            <w:rFonts w:ascii="Cambria Math" w:hAnsi="Cambria Math"/>
          </w:rPr>
          <m:t>Kjördæmisdeild</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mishlutur</m:t>
            </m:r>
            <m:r>
              <m:rPr>
                <m:sty m:val="p"/>
              </m:rPr>
              <w:rPr>
                <w:rFonts w:ascii="Cambria Math" w:hAnsi="Cambria Math"/>
              </w:rPr>
              <m:t xml:space="preserve"> </m:t>
            </m:r>
            <m:r>
              <w:rPr>
                <w:rFonts w:ascii="Cambria Math" w:hAnsi="Cambria Math"/>
              </w:rPr>
              <m:t>listans</m:t>
            </m:r>
          </m:num>
          <m:den>
            <m:r>
              <w:rPr>
                <w:rFonts w:ascii="Cambria Math" w:hAnsi="Cambria Math"/>
              </w:rPr>
              <m:t>Deilitala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3,333</m:t>
            </m:r>
          </m:num>
          <m:den>
            <m:r>
              <m:rPr>
                <m:sty m:val="p"/>
              </m:rPr>
              <w:rPr>
                <w:rFonts w:ascii="Cambria Math" w:eastAsiaTheme="minorEastAsia" w:hAnsi="Cambria Math"/>
              </w:rPr>
              <m:t>3</m:t>
            </m:r>
          </m:den>
        </m:f>
        <m:r>
          <m:rPr>
            <m:sty m:val="p"/>
          </m:rPr>
          <w:rPr>
            <w:rFonts w:ascii="Cambria Math" w:eastAsiaTheme="minorEastAsia" w:hAnsi="Cambria Math"/>
          </w:rPr>
          <m:t>=1,111</m:t>
        </m:r>
      </m:oMath>
      <w:r w:rsidR="00427F81">
        <w:rPr>
          <w:rFonts w:eastAsiaTheme="minorEastAsia"/>
        </w:rPr>
        <w:t xml:space="preserve">. </w:t>
      </w:r>
      <w:r w:rsidR="005C755D" w:rsidRPr="00C86E79">
        <w:rPr>
          <w:rFonts w:eastAsiaTheme="minorEastAsia"/>
        </w:rPr>
        <w:t xml:space="preserve">Hliðstætt </w:t>
      </w:r>
      <w:r w:rsidR="00D516A6">
        <w:rPr>
          <w:rFonts w:eastAsiaTheme="minorEastAsia"/>
        </w:rPr>
        <w:t>atkvæða</w:t>
      </w:r>
      <w:r w:rsidR="00852701" w:rsidRPr="00852701">
        <w:rPr>
          <w:rFonts w:eastAsiaTheme="minorEastAsia"/>
        </w:rPr>
        <w:t>deild</w:t>
      </w:r>
      <w:r w:rsidR="00877AB5">
        <w:rPr>
          <w:rFonts w:eastAsiaTheme="minorEastAsia"/>
        </w:rPr>
        <w:t>,</w:t>
      </w:r>
      <w:r w:rsidR="00852701" w:rsidRPr="00852701">
        <w:rPr>
          <w:rFonts w:eastAsiaTheme="minorEastAsia"/>
        </w:rPr>
        <w:t xml:space="preserve"> </w:t>
      </w:r>
      <w:r w:rsidR="005C755D" w:rsidRPr="00C86E79">
        <w:rPr>
          <w:rFonts w:eastAsiaTheme="minorEastAsia"/>
        </w:rPr>
        <w:t xml:space="preserve">nema hvað </w:t>
      </w:r>
      <w:r w:rsidR="00F07E1A">
        <w:rPr>
          <w:rFonts w:eastAsiaTheme="minorEastAsia"/>
        </w:rPr>
        <w:t>kjördæm</w:t>
      </w:r>
      <w:r w:rsidR="00934C72" w:rsidRPr="00C86E79">
        <w:rPr>
          <w:rFonts w:eastAsiaTheme="minorEastAsia"/>
        </w:rPr>
        <w:t>ishlutur kemur í stað atkvæða.</w:t>
      </w:r>
      <w:r w:rsidR="00752533">
        <w:rPr>
          <w:rStyle w:val="FootnoteReference"/>
          <w:rFonts w:eastAsiaTheme="minorEastAsia"/>
        </w:rPr>
        <w:footnoteReference w:id="4"/>
      </w:r>
    </w:p>
    <w:p w14:paraId="04C5A486" w14:textId="63EA0AED" w:rsidR="00853324" w:rsidRPr="000213D7" w:rsidRDefault="0055320A" w:rsidP="00E15CA6">
      <w:pPr>
        <w:pStyle w:val="Upp"/>
        <w:rPr>
          <w:rFonts w:eastAsiaTheme="minorEastAsia"/>
          <w:sz w:val="18"/>
          <w:szCs w:val="18"/>
        </w:rPr>
      </w:pPr>
      <w:r w:rsidRPr="000374CB">
        <w:rPr>
          <w:i/>
          <w:iCs/>
        </w:rPr>
        <w:t>Landstölur flokks</w:t>
      </w:r>
      <w:r w:rsidRPr="000213D7">
        <w:t xml:space="preserve"> </w:t>
      </w:r>
      <w:r w:rsidRPr="00C86E79">
        <w:t xml:space="preserve">er runa </w:t>
      </w:r>
      <w:r w:rsidR="00301E4B" w:rsidRPr="00C86E79">
        <w:t>atkvæðadeilda hans þegar kemur að skiptingu jöfnunarsæta</w:t>
      </w:r>
      <w:r w:rsidR="00A87BE6" w:rsidRPr="00C86E79">
        <w:t xml:space="preserve"> milli flokkanna</w:t>
      </w:r>
      <w:r w:rsidR="0095640B" w:rsidRPr="00C86E79">
        <w:t xml:space="preserve">. Segjum að flokkurinn </w:t>
      </w:r>
      <w:r w:rsidR="00F63D3F" w:rsidRPr="00C86E79">
        <w:t xml:space="preserve">í dæminu </w:t>
      </w:r>
      <w:r w:rsidR="0095640B" w:rsidRPr="00C86E79">
        <w:t>hafi fengið 7 kjördæmissæti alls</w:t>
      </w:r>
      <w:r w:rsidR="001924C4" w:rsidRPr="00C86E79">
        <w:t xml:space="preserve"> og að landsfylgi hans nemi </w:t>
      </w:r>
      <w:r w:rsidR="00C67253" w:rsidRPr="00C86E79">
        <w:t>34500 atkvæðum. Þá eru</w:t>
      </w:r>
      <w:r w:rsidR="00742092" w:rsidRPr="00C86E79">
        <w:t xml:space="preserve"> þrjár fyrstu</w:t>
      </w:r>
      <w:r w:rsidR="00C67253" w:rsidRPr="00C86E79">
        <w:t xml:space="preserve"> landstölur hans</w:t>
      </w:r>
      <w:r w:rsidR="00292525" w:rsidRPr="00C86E79">
        <w:t xml:space="preserve"> þessar</w:t>
      </w:r>
      <w:r w:rsidR="00292525">
        <w:t>:</w:t>
      </w:r>
      <w:del w:id="199" w:author="Kristján Jónasson - HI" w:date="2022-06-25T09:27:00Z">
        <w:r w:rsidR="00C67253" w:rsidDel="004142CF">
          <w:delText xml:space="preserve"> </w:delText>
        </w:r>
        <w:r w:rsidR="000213D7" w:rsidDel="004142CF">
          <w:delText xml:space="preserve"> </w:delText>
        </w:r>
      </w:del>
      <w:ins w:id="200" w:author="Kristján Jónasson - HI" w:date="2022-06-25T09:27:00Z">
        <w:r w:rsidR="004142CF">
          <w:t xml:space="preserve"> </w:t>
        </w:r>
      </w:ins>
      <m:oMath>
        <m:f>
          <m:fPr>
            <m:ctrlPr>
              <w:rPr>
                <w:rFonts w:ascii="Cambria Math" w:hAnsi="Cambria Math"/>
              </w:rPr>
            </m:ctrlPr>
          </m:fPr>
          <m:num>
            <m:r>
              <m:rPr>
                <m:sty m:val="p"/>
              </m:rPr>
              <w:rPr>
                <w:rFonts w:ascii="Cambria Math" w:hAnsi="Cambria Math"/>
              </w:rPr>
              <m:t>34600</m:t>
            </m:r>
          </m:num>
          <m:den>
            <m:r>
              <m:rPr>
                <m:sty m:val="p"/>
              </m:rPr>
              <w:rPr>
                <w:rFonts w:ascii="Cambria Math" w:hAnsi="Cambria Math"/>
              </w:rPr>
              <m:t>(7+1)</m:t>
            </m:r>
          </m:den>
        </m:f>
        <m:r>
          <m:rPr>
            <m:sty m:val="p"/>
          </m:rPr>
          <w:rPr>
            <w:rFonts w:ascii="Cambria Math" w:hAnsi="Cambria Math"/>
          </w:rPr>
          <m:t>=4325,  </m:t>
        </m:r>
        <m:f>
          <m:fPr>
            <m:ctrlPr>
              <w:rPr>
                <w:rFonts w:ascii="Cambria Math" w:hAnsi="Cambria Math"/>
              </w:rPr>
            </m:ctrlPr>
          </m:fPr>
          <m:num>
            <m:r>
              <m:rPr>
                <m:sty m:val="p"/>
              </m:rPr>
              <w:rPr>
                <w:rFonts w:ascii="Cambria Math" w:hAnsi="Cambria Math"/>
              </w:rPr>
              <m:t>34600</m:t>
            </m:r>
          </m:num>
          <m:den>
            <m:r>
              <m:rPr>
                <m:sty m:val="p"/>
              </m:rPr>
              <w:rPr>
                <w:rFonts w:ascii="Cambria Math" w:hAnsi="Cambria Math"/>
              </w:rPr>
              <m:t>(7+2)</m:t>
            </m:r>
          </m:den>
        </m:f>
        <m:r>
          <m:rPr>
            <m:sty m:val="p"/>
          </m:rPr>
          <w:rPr>
            <w:rFonts w:ascii="Cambria Math" w:hAnsi="Cambria Math"/>
          </w:rPr>
          <m:t>=3833 </m:t>
        </m:r>
        <m:r>
          <w:rPr>
            <w:rFonts w:ascii="Cambria Math" w:hAnsi="Cambria Math"/>
          </w:rPr>
          <m:t>og</m:t>
        </m:r>
        <m:r>
          <m:rPr>
            <m:sty m:val="p"/>
          </m:rPr>
          <w:rPr>
            <w:rFonts w:ascii="Cambria Math" w:hAnsi="Cambria Math"/>
          </w:rPr>
          <m:t> </m:t>
        </m:r>
        <m:f>
          <m:fPr>
            <m:ctrlPr>
              <w:rPr>
                <w:rFonts w:ascii="Cambria Math" w:hAnsi="Cambria Math"/>
              </w:rPr>
            </m:ctrlPr>
          </m:fPr>
          <m:num>
            <m:r>
              <m:rPr>
                <m:sty m:val="p"/>
              </m:rPr>
              <w:rPr>
                <w:rFonts w:ascii="Cambria Math" w:hAnsi="Cambria Math"/>
              </w:rPr>
              <m:t>34600</m:t>
            </m:r>
          </m:num>
          <m:den>
            <m:r>
              <m:rPr>
                <m:sty m:val="p"/>
              </m:rPr>
              <w:rPr>
                <w:rFonts w:ascii="Cambria Math" w:hAnsi="Cambria Math"/>
              </w:rPr>
              <m:t>(7+3)</m:t>
            </m:r>
          </m:den>
        </m:f>
        <m:r>
          <m:rPr>
            <m:sty m:val="p"/>
          </m:rPr>
          <w:rPr>
            <w:rFonts w:ascii="Cambria Math" w:hAnsi="Cambria Math"/>
          </w:rPr>
          <m:t>=3460</m:t>
        </m:r>
      </m:oMath>
      <w:r w:rsidR="004D27CD" w:rsidRPr="00C86E79">
        <w:rPr>
          <w:rFonts w:eastAsiaTheme="minorEastAsia"/>
        </w:rPr>
        <w:t xml:space="preserve"> </w:t>
      </w:r>
      <w:r w:rsidR="00185EC2" w:rsidRPr="00C86E79">
        <w:rPr>
          <w:rFonts w:eastAsiaTheme="minorEastAsia"/>
        </w:rPr>
        <w:t xml:space="preserve">og er þá </w:t>
      </w:r>
      <w:r w:rsidR="00F63D3F" w:rsidRPr="00C86E79">
        <w:rPr>
          <w:rFonts w:eastAsiaTheme="minorEastAsia"/>
        </w:rPr>
        <w:t xml:space="preserve">aftur </w:t>
      </w:r>
      <w:r w:rsidR="00185EC2" w:rsidRPr="00C86E79">
        <w:rPr>
          <w:rFonts w:eastAsiaTheme="minorEastAsia"/>
        </w:rPr>
        <w:t>miðað við reglu D‘Hondts.</w:t>
      </w:r>
    </w:p>
    <w:p w14:paraId="2C83E0E5" w14:textId="3E6F801E" w:rsidR="0068575F" w:rsidRPr="00132308" w:rsidRDefault="0068575F" w:rsidP="00E15CA6">
      <w:pPr>
        <w:pStyle w:val="Upp"/>
      </w:pPr>
      <w:r w:rsidRPr="000374CB">
        <w:rPr>
          <w:i/>
          <w:iCs/>
        </w:rPr>
        <w:t>Landstölur í heild</w:t>
      </w:r>
      <w:r w:rsidRPr="00132308">
        <w:t xml:space="preserve"> eru </w:t>
      </w:r>
      <w:r w:rsidR="0002145E" w:rsidRPr="00132308">
        <w:t xml:space="preserve">landstölur flokkanna </w:t>
      </w:r>
      <w:r w:rsidR="00F63D3F" w:rsidRPr="00132308">
        <w:t>allra</w:t>
      </w:r>
      <w:r w:rsidR="0002145E" w:rsidRPr="00132308">
        <w:t xml:space="preserve"> í stærðarröð </w:t>
      </w:r>
      <w:r w:rsidR="0087773C" w:rsidRPr="00132308">
        <w:t xml:space="preserve">þeirra </w:t>
      </w:r>
      <w:r w:rsidR="0002145E" w:rsidRPr="00132308">
        <w:t>að ofan</w:t>
      </w:r>
      <w:r w:rsidR="0087773C" w:rsidRPr="00132308">
        <w:t xml:space="preserve"> talið</w:t>
      </w:r>
      <w:r w:rsidR="0002145E" w:rsidRPr="00132308">
        <w:t xml:space="preserve">. </w:t>
      </w:r>
    </w:p>
    <w:p w14:paraId="7A8B8984" w14:textId="5AD34402" w:rsidR="004D13CE" w:rsidRPr="00132308" w:rsidRDefault="00BF443E" w:rsidP="00E15CA6">
      <w:pPr>
        <w:pStyle w:val="Upp"/>
      </w:pPr>
      <w:r w:rsidRPr="000374CB">
        <w:rPr>
          <w:i/>
          <w:iCs/>
        </w:rPr>
        <w:t>Virkar stærðir</w:t>
      </w:r>
      <w:r w:rsidRPr="00132308">
        <w:t>, svo sem atkvæðadeildir</w:t>
      </w:r>
      <w:r w:rsidR="000C6209" w:rsidRPr="00132308">
        <w:t xml:space="preserve">, eru þær </w:t>
      </w:r>
      <w:r w:rsidR="0087773C" w:rsidRPr="00132308">
        <w:t xml:space="preserve">stærðir </w:t>
      </w:r>
      <w:r w:rsidR="000C6209" w:rsidRPr="00132308">
        <w:t xml:space="preserve">sem hafa </w:t>
      </w:r>
      <w:r w:rsidR="000C6209" w:rsidRPr="00132308">
        <w:rPr>
          <w:u w:val="single"/>
        </w:rPr>
        <w:t>ekki</w:t>
      </w:r>
      <w:r w:rsidR="000C6209" w:rsidRPr="00132308">
        <w:t xml:space="preserve"> </w:t>
      </w:r>
      <w:r w:rsidR="000F3BD3">
        <w:t xml:space="preserve">þegar </w:t>
      </w:r>
      <w:r w:rsidR="000C6209" w:rsidRPr="00132308">
        <w:t>verið notaðar sem grundvöllur útdeilinga.</w:t>
      </w:r>
      <w:r w:rsidR="00D77931" w:rsidRPr="00132308">
        <w:t xml:space="preserve"> Við sögu koma einkum næstu eða stærstu virku atkvæðadeil</w:t>
      </w:r>
      <w:r w:rsidR="00A479FA">
        <w:t>d</w:t>
      </w:r>
      <w:r w:rsidR="00D77931" w:rsidRPr="00132308">
        <w:t>ir</w:t>
      </w:r>
      <w:r w:rsidR="00F1570D" w:rsidRPr="00132308">
        <w:t xml:space="preserve"> hvers lista</w:t>
      </w:r>
      <w:r w:rsidR="00D77931" w:rsidRPr="00132308">
        <w:t>.</w:t>
      </w:r>
    </w:p>
    <w:p w14:paraId="3B738BD1" w14:textId="2E95E7F0" w:rsidR="00132308" w:rsidRDefault="002F1B46" w:rsidP="00E15CA6">
      <w:pPr>
        <w:pStyle w:val="Texti"/>
      </w:pPr>
      <w:r w:rsidRPr="00A97120">
        <w:t>Of langt mál er að lýsa hverri aðferð í smáatriðum og er því stiklað á stóru í eftirfarandi töflu en vísað í frekari heimildir eftir því sem við á.</w:t>
      </w:r>
    </w:p>
    <w:p w14:paraId="6F642158" w14:textId="3A5EDFC4" w:rsidR="007530B5" w:rsidRPr="007530B5" w:rsidRDefault="00106658" w:rsidP="001660ED">
      <w:pPr>
        <w:pStyle w:val="Heading3"/>
      </w:pPr>
      <w:bookmarkStart w:id="201" w:name="_Toc105511122"/>
      <w:r>
        <w:t>Útdeilingaraðferðir</w:t>
      </w:r>
      <w:bookmarkEnd w:id="201"/>
    </w:p>
    <w:tbl>
      <w:tblPr>
        <w:tblStyle w:val="TableGrid"/>
        <w:tblW w:w="8926" w:type="dxa"/>
        <w:tblLayout w:type="fixed"/>
        <w:tblLook w:val="04A0" w:firstRow="1" w:lastRow="0" w:firstColumn="1" w:lastColumn="0" w:noHBand="0" w:noVBand="1"/>
      </w:tblPr>
      <w:tblGrid>
        <w:gridCol w:w="1413"/>
        <w:gridCol w:w="1276"/>
        <w:gridCol w:w="4252"/>
        <w:gridCol w:w="1985"/>
      </w:tblGrid>
      <w:tr w:rsidR="008963A5" w:rsidRPr="005E2666" w14:paraId="18546556" w14:textId="77777777" w:rsidTr="002C3B26">
        <w:tc>
          <w:tcPr>
            <w:tcW w:w="1413" w:type="dxa"/>
          </w:tcPr>
          <w:p w14:paraId="2197B178" w14:textId="69791AC4" w:rsidR="001D552B" w:rsidRPr="005E2666" w:rsidRDefault="001D552B" w:rsidP="00E15CA6">
            <w:pPr>
              <w:pStyle w:val="Feitreitur"/>
            </w:pPr>
            <w:r w:rsidRPr="005E2666">
              <w:t>Heiti aðferðar á ensku</w:t>
            </w:r>
          </w:p>
        </w:tc>
        <w:tc>
          <w:tcPr>
            <w:tcW w:w="1276" w:type="dxa"/>
          </w:tcPr>
          <w:p w14:paraId="53801D90" w14:textId="29378A8C" w:rsidR="001D552B" w:rsidRPr="005E2666" w:rsidRDefault="001D552B" w:rsidP="00E15CA6">
            <w:pPr>
              <w:pStyle w:val="Feitreitur"/>
            </w:pPr>
            <w:r w:rsidRPr="005E2666">
              <w:t>Íslenskt heiti</w:t>
            </w:r>
          </w:p>
        </w:tc>
        <w:tc>
          <w:tcPr>
            <w:tcW w:w="4252" w:type="dxa"/>
          </w:tcPr>
          <w:p w14:paraId="5ACBA622" w14:textId="443BA474" w:rsidR="001D552B" w:rsidRPr="005E2666" w:rsidRDefault="00132308" w:rsidP="00E15CA6">
            <w:pPr>
              <w:pStyle w:val="Feitreitur"/>
            </w:pPr>
            <w:r w:rsidRPr="005E2666">
              <w:t>Skýring</w:t>
            </w:r>
            <w:r w:rsidR="002C3B26" w:rsidRPr="005E2666">
              <w:t>ar</w:t>
            </w:r>
          </w:p>
        </w:tc>
        <w:tc>
          <w:tcPr>
            <w:tcW w:w="1985" w:type="dxa"/>
          </w:tcPr>
          <w:p w14:paraId="51B14296" w14:textId="5AFB3199" w:rsidR="001D552B" w:rsidRPr="005E2666" w:rsidRDefault="00DA4256" w:rsidP="00E15CA6">
            <w:pPr>
              <w:pStyle w:val="Feitreitur"/>
            </w:pPr>
            <w:r w:rsidRPr="005E2666">
              <w:t>Athugasemdir og heimildir</w:t>
            </w:r>
          </w:p>
        </w:tc>
      </w:tr>
      <w:tr w:rsidR="009B6DD8" w:rsidRPr="005E2666" w14:paraId="09201A08" w14:textId="77777777" w:rsidTr="002C3B26">
        <w:tc>
          <w:tcPr>
            <w:tcW w:w="1413" w:type="dxa"/>
          </w:tcPr>
          <w:p w14:paraId="42A68F16" w14:textId="77777777" w:rsidR="009B6DD8" w:rsidRPr="005E2666" w:rsidRDefault="009B6DD8" w:rsidP="00E15CA6">
            <w:pPr>
              <w:pStyle w:val="Feitreitur"/>
            </w:pPr>
            <w:r w:rsidRPr="005E2666">
              <w:t>Icelandic law 24/2000</w:t>
            </w:r>
          </w:p>
        </w:tc>
        <w:tc>
          <w:tcPr>
            <w:tcW w:w="1276" w:type="dxa"/>
          </w:tcPr>
          <w:p w14:paraId="0ACC04FB" w14:textId="6DFE2E4C" w:rsidR="009B6DD8" w:rsidRPr="005E2666" w:rsidRDefault="009B6DD8" w:rsidP="00E15CA6">
            <w:pPr>
              <w:pStyle w:val="Reitur"/>
            </w:pPr>
            <w:r w:rsidRPr="005E2666">
              <w:t xml:space="preserve">Aðferð </w:t>
            </w:r>
            <w:r w:rsidR="00872CF8" w:rsidRPr="005E2666">
              <w:t>kosninga</w:t>
            </w:r>
            <w:r w:rsidRPr="005E2666">
              <w:t xml:space="preserve">laga nr. </w:t>
            </w:r>
            <w:r w:rsidR="00872CF8" w:rsidRPr="005E2666">
              <w:t xml:space="preserve">112/2021 </w:t>
            </w:r>
            <w:r w:rsidRPr="005E2666">
              <w:t>um kosningar til Alþingis</w:t>
            </w:r>
          </w:p>
        </w:tc>
        <w:tc>
          <w:tcPr>
            <w:tcW w:w="4252" w:type="dxa"/>
          </w:tcPr>
          <w:p w14:paraId="4FE7B752" w14:textId="24B22447" w:rsidR="009B6DD8" w:rsidRPr="005E2666" w:rsidRDefault="00473A46" w:rsidP="00E15CA6">
            <w:pPr>
              <w:pStyle w:val="Reitur"/>
            </w:pPr>
            <w:r w:rsidRPr="005E2666">
              <w:t>Jöfnunars</w:t>
            </w:r>
            <w:r w:rsidR="009B6DD8" w:rsidRPr="005E2666">
              <w:t xml:space="preserve">ætum er skipt á milli flokka í stærðarröð </w:t>
            </w:r>
            <w:r w:rsidRPr="005E2666">
              <w:t>landstalna</w:t>
            </w:r>
            <w:r w:rsidR="009B6DD8" w:rsidRPr="005E2666">
              <w:t xml:space="preserve"> (</w:t>
            </w:r>
            <w:r w:rsidR="00466A40" w:rsidRPr="005E2666">
              <w:t>í</w:t>
            </w:r>
            <w:r w:rsidR="009B6DD8" w:rsidRPr="005E2666">
              <w:t xml:space="preserve"> lögunum skv. </w:t>
            </w:r>
            <w:r w:rsidR="00D3208A" w:rsidRPr="005E2666">
              <w:t>reglu</w:t>
            </w:r>
            <w:del w:id="202" w:author="Kristján Jónasson - HI" w:date="2022-06-25T09:27:00Z">
              <w:r w:rsidR="00D3208A" w:rsidRPr="005E2666" w:rsidDel="004142CF">
                <w:rPr>
                  <w:i/>
                  <w:iCs/>
                </w:rPr>
                <w:delText xml:space="preserve">  </w:delText>
              </w:r>
            </w:del>
            <w:ins w:id="203" w:author="Kristján Jónasson - HI" w:date="2022-06-25T09:27:00Z">
              <w:r w:rsidR="004142CF">
                <w:rPr>
                  <w:i/>
                  <w:iCs/>
                </w:rPr>
                <w:t xml:space="preserve"> </w:t>
              </w:r>
            </w:ins>
            <w:r w:rsidR="009B6DD8" w:rsidRPr="005E2666">
              <w:rPr>
                <w:i/>
                <w:iCs/>
              </w:rPr>
              <w:t>D‘Hondts</w:t>
            </w:r>
            <w:r w:rsidR="009B6DD8" w:rsidRPr="005E2666">
              <w:t>)</w:t>
            </w:r>
            <w:r w:rsidR="00366762" w:rsidRPr="005E2666">
              <w:t>.</w:t>
            </w:r>
            <w:r w:rsidR="009B6DD8" w:rsidRPr="005E2666">
              <w:t xml:space="preserve"> Hverju slíku sæti er </w:t>
            </w:r>
            <w:r w:rsidR="00C3466F" w:rsidRPr="005E2666">
              <w:t>jafnóðum</w:t>
            </w:r>
            <w:r w:rsidR="009B6DD8" w:rsidRPr="005E2666">
              <w:t xml:space="preserve"> fundinn staður í því kjördæmi þar sem listi </w:t>
            </w:r>
            <w:r w:rsidR="00315A01" w:rsidRPr="005E2666">
              <w:t xml:space="preserve">viðkomandi </w:t>
            </w:r>
            <w:r w:rsidR="009B6DD8" w:rsidRPr="005E2666">
              <w:t xml:space="preserve">flokks hefur </w:t>
            </w:r>
            <w:r w:rsidR="00EA24EE" w:rsidRPr="005E2666">
              <w:t xml:space="preserve">sína </w:t>
            </w:r>
            <w:r w:rsidR="00315A01" w:rsidRPr="005E2666">
              <w:t>stærstu</w:t>
            </w:r>
            <w:r w:rsidR="009B6DD8" w:rsidRPr="005E2666">
              <w:t xml:space="preserve"> </w:t>
            </w:r>
            <w:r w:rsidR="00F62CE9" w:rsidRPr="005E2666">
              <w:t>virk</w:t>
            </w:r>
            <w:r w:rsidR="009516E7" w:rsidRPr="005E2666">
              <w:t>u hlutfallsdeild</w:t>
            </w:r>
            <w:r w:rsidR="002B7A52" w:rsidRPr="005E2666">
              <w:t>.</w:t>
            </w:r>
          </w:p>
        </w:tc>
        <w:tc>
          <w:tcPr>
            <w:tcW w:w="1985" w:type="dxa"/>
          </w:tcPr>
          <w:p w14:paraId="0770B017" w14:textId="64739E13" w:rsidR="009B6DD8" w:rsidRPr="005E2666" w:rsidRDefault="009B6DD8" w:rsidP="00E15CA6">
            <w:pPr>
              <w:pStyle w:val="Reitur"/>
            </w:pPr>
            <w:r w:rsidRPr="005E2666">
              <w:t>1</w:t>
            </w:r>
            <w:r w:rsidR="00C83BD7" w:rsidRPr="005E2666">
              <w:t>10</w:t>
            </w:r>
            <w:r w:rsidRPr="005E2666">
              <w:t xml:space="preserve">. gr. </w:t>
            </w:r>
            <w:r w:rsidR="00C83BD7" w:rsidRPr="005E2666">
              <w:t>kosninga</w:t>
            </w:r>
            <w:r w:rsidRPr="005E2666">
              <w:t xml:space="preserve">laga nr. </w:t>
            </w:r>
            <w:r w:rsidR="00C83BD7" w:rsidRPr="005E2666">
              <w:t>112</w:t>
            </w:r>
            <w:r w:rsidR="004A2571" w:rsidRPr="005E2666">
              <w:t>/2</w:t>
            </w:r>
            <w:r w:rsidRPr="005E2666">
              <w:t>0</w:t>
            </w:r>
            <w:r w:rsidR="00C83BD7" w:rsidRPr="005E2666">
              <w:t>2</w:t>
            </w:r>
            <w:r w:rsidR="00872CF8" w:rsidRPr="005E2666">
              <w:t>1</w:t>
            </w:r>
            <w:r w:rsidRPr="005E2666">
              <w:t xml:space="preserve">, einkum </w:t>
            </w:r>
            <w:r w:rsidR="00C83BD7" w:rsidRPr="005E2666">
              <w:t>önnur</w:t>
            </w:r>
            <w:r w:rsidRPr="005E2666">
              <w:t xml:space="preserve"> mgr. Sjá </w:t>
            </w:r>
            <w:r w:rsidR="00C83BD7" w:rsidRPr="005E2666">
              <w:t>https://www.althingi.is/lagas/nuna/2021112.html</w:t>
            </w:r>
          </w:p>
        </w:tc>
      </w:tr>
      <w:tr w:rsidR="000D2686" w:rsidRPr="005E2666" w14:paraId="23295E22" w14:textId="77777777" w:rsidTr="002C3B26">
        <w:tc>
          <w:tcPr>
            <w:tcW w:w="1413" w:type="dxa"/>
          </w:tcPr>
          <w:p w14:paraId="3586C6AA" w14:textId="41CC1866" w:rsidR="000D2686" w:rsidRPr="005E2666" w:rsidRDefault="000D2686" w:rsidP="00E15CA6">
            <w:pPr>
              <w:pStyle w:val="Feitreitur"/>
            </w:pPr>
            <w:r w:rsidRPr="005E2666">
              <w:t xml:space="preserve">Icelandic law based on </w:t>
            </w:r>
            <w:r w:rsidR="00EF2AF4" w:rsidRPr="005E2666">
              <w:t>constituency</w:t>
            </w:r>
            <w:r w:rsidRPr="005E2666">
              <w:t>seat shares</w:t>
            </w:r>
          </w:p>
        </w:tc>
        <w:tc>
          <w:tcPr>
            <w:tcW w:w="1276" w:type="dxa"/>
          </w:tcPr>
          <w:p w14:paraId="0E8024FA" w14:textId="43CF7573" w:rsidR="000D2686" w:rsidRPr="005E2666" w:rsidRDefault="000D2686" w:rsidP="00E15CA6">
            <w:pPr>
              <w:pStyle w:val="Reitur"/>
            </w:pPr>
            <w:r w:rsidRPr="005E2666">
              <w:t>Íslensk lög en grundv</w:t>
            </w:r>
            <w:r w:rsidR="007410D6" w:rsidRPr="005E2666">
              <w:t>öllu</w:t>
            </w:r>
            <w:r w:rsidRPr="005E2666">
              <w:t>ð á kjördæmis-hlutum</w:t>
            </w:r>
          </w:p>
        </w:tc>
        <w:tc>
          <w:tcPr>
            <w:tcW w:w="4252" w:type="dxa"/>
          </w:tcPr>
          <w:p w14:paraId="65174DA8" w14:textId="61268D22" w:rsidR="000D2686" w:rsidRPr="005E2666" w:rsidRDefault="000D2686" w:rsidP="00E15CA6">
            <w:pPr>
              <w:pStyle w:val="Reitur"/>
            </w:pPr>
            <w:r w:rsidRPr="005E2666">
              <w:t xml:space="preserve">Sama og </w:t>
            </w:r>
            <w:r w:rsidR="001E6EF0" w:rsidRPr="005E2666">
              <w:t xml:space="preserve">lögin </w:t>
            </w:r>
            <w:r w:rsidRPr="005E2666">
              <w:t xml:space="preserve">nema hvað í stað viðmiðs </w:t>
            </w:r>
            <w:r w:rsidR="009D7A79" w:rsidRPr="005E2666">
              <w:t xml:space="preserve">lista </w:t>
            </w:r>
            <w:r w:rsidRPr="005E2666">
              <w:t xml:space="preserve">við </w:t>
            </w:r>
            <w:r w:rsidR="00CC7F41" w:rsidRPr="005E2666">
              <w:t>hlutfallsdeild</w:t>
            </w:r>
            <w:del w:id="204" w:author="Kristján Jónasson - HI" w:date="2022-06-25T09:27:00Z">
              <w:r w:rsidR="00CC7F41" w:rsidRPr="005E2666" w:rsidDel="004142CF">
                <w:delText xml:space="preserve">  </w:delText>
              </w:r>
            </w:del>
            <w:ins w:id="205" w:author="Kristján Jónasson - HI" w:date="2022-06-25T09:27:00Z">
              <w:r w:rsidR="004142CF">
                <w:t xml:space="preserve"> </w:t>
              </w:r>
            </w:ins>
            <w:r w:rsidR="00CC7F41" w:rsidRPr="005E2666">
              <w:t xml:space="preserve">er miðað við </w:t>
            </w:r>
            <w:r w:rsidR="003F0362" w:rsidRPr="005E2666">
              <w:t>kjördæmisde</w:t>
            </w:r>
            <w:r w:rsidR="006D2BAF" w:rsidRPr="005E2666">
              <w:t>ild</w:t>
            </w:r>
            <w:r w:rsidR="00204F68" w:rsidRPr="005E2666">
              <w:t>.</w:t>
            </w:r>
            <w:r w:rsidRPr="005E2666">
              <w:t xml:space="preserve"> Þetta er rökréttara </w:t>
            </w:r>
            <w:r w:rsidR="001E6EF0" w:rsidRPr="005E2666">
              <w:t xml:space="preserve">þegar </w:t>
            </w:r>
            <w:r w:rsidRPr="005E2666">
              <w:t>þingsætatala kjördæmanna er mjög ójöfn</w:t>
            </w:r>
            <w:r w:rsidR="00D06794" w:rsidRPr="005E2666">
              <w:t xml:space="preserve">, en svo er orðið </w:t>
            </w:r>
            <w:r w:rsidR="00450B11" w:rsidRPr="005E2666">
              <w:t>á Íslandi</w:t>
            </w:r>
            <w:r w:rsidRPr="005E2666">
              <w:t xml:space="preserve">. </w:t>
            </w:r>
          </w:p>
        </w:tc>
        <w:tc>
          <w:tcPr>
            <w:tcW w:w="1985" w:type="dxa"/>
          </w:tcPr>
          <w:p w14:paraId="4A0B00C5" w14:textId="109C717D" w:rsidR="000D2686" w:rsidRPr="005E2666" w:rsidRDefault="000D2686" w:rsidP="00E15CA6">
            <w:pPr>
              <w:pStyle w:val="Reitur"/>
            </w:pPr>
          </w:p>
        </w:tc>
      </w:tr>
      <w:tr w:rsidR="00015D0C" w:rsidRPr="005E2666" w14:paraId="2E379B49" w14:textId="77777777" w:rsidTr="002C3B26">
        <w:tc>
          <w:tcPr>
            <w:tcW w:w="1413" w:type="dxa"/>
          </w:tcPr>
          <w:p w14:paraId="5A4B2ED0" w14:textId="1A8FD8E4" w:rsidR="00015D0C" w:rsidRPr="005E2666" w:rsidRDefault="00015D0C" w:rsidP="00E15CA6">
            <w:pPr>
              <w:pStyle w:val="Feitreitur"/>
            </w:pPr>
            <w:r w:rsidRPr="005E2666">
              <w:t xml:space="preserve">Norwegian law </w:t>
            </w:r>
            <w:r w:rsidR="004A2571" w:rsidRPr="005E2666">
              <w:t>2</w:t>
            </w:r>
            <w:r w:rsidR="00A6690A" w:rsidRPr="005E2666">
              <w:t>0</w:t>
            </w:r>
            <w:r w:rsidR="004A2571" w:rsidRPr="005E2666">
              <w:t>/2</w:t>
            </w:r>
            <w:r w:rsidRPr="005E2666">
              <w:t>002</w:t>
            </w:r>
          </w:p>
        </w:tc>
        <w:tc>
          <w:tcPr>
            <w:tcW w:w="1276" w:type="dxa"/>
          </w:tcPr>
          <w:p w14:paraId="114FCCF0" w14:textId="77777777" w:rsidR="00015D0C" w:rsidRPr="005E2666" w:rsidRDefault="00015D0C" w:rsidP="00E15CA6">
            <w:pPr>
              <w:pStyle w:val="Reitur"/>
            </w:pPr>
            <w:r w:rsidRPr="005E2666">
              <w:t>Lög um kosningar til norska Stórþingsins</w:t>
            </w:r>
          </w:p>
        </w:tc>
        <w:tc>
          <w:tcPr>
            <w:tcW w:w="4252" w:type="dxa"/>
          </w:tcPr>
          <w:p w14:paraId="2D72AC36" w14:textId="0112EF82" w:rsidR="00015D0C" w:rsidRPr="005E2666" w:rsidRDefault="00015D0C" w:rsidP="00E15CA6">
            <w:pPr>
              <w:pStyle w:val="Reitur"/>
            </w:pPr>
            <w:r w:rsidRPr="005E2666">
              <w:t>Jöfnunarsætum, sem eru aðeins eitt í hverju kjördæmi (fylki)</w:t>
            </w:r>
            <w:r w:rsidR="009F1ABB" w:rsidRPr="005E2666">
              <w:t xml:space="preserve"> í Noregi</w:t>
            </w:r>
            <w:r w:rsidRPr="005E2666">
              <w:t>, er útdeilt einu í senn eftir því hvaða listi á stærst</w:t>
            </w:r>
            <w:r w:rsidR="006D2BAF" w:rsidRPr="005E2666">
              <w:t>u</w:t>
            </w:r>
            <w:r w:rsidRPr="005E2666">
              <w:t xml:space="preserve"> </w:t>
            </w:r>
            <w:r w:rsidR="00D61110" w:rsidRPr="005E2666">
              <w:t>virk</w:t>
            </w:r>
            <w:r w:rsidR="006D2BAF" w:rsidRPr="005E2666">
              <w:t>u</w:t>
            </w:r>
            <w:r w:rsidR="00D61110" w:rsidRPr="005E2666">
              <w:t xml:space="preserve"> </w:t>
            </w:r>
            <w:r w:rsidR="00473E0E" w:rsidRPr="005E2666">
              <w:t>„</w:t>
            </w:r>
            <w:r w:rsidR="001834E7" w:rsidRPr="005E2666">
              <w:t xml:space="preserve">norska </w:t>
            </w:r>
            <w:r w:rsidR="00C941E5" w:rsidRPr="005E2666">
              <w:t xml:space="preserve">gerð </w:t>
            </w:r>
            <w:r w:rsidR="00D61110" w:rsidRPr="005E2666">
              <w:t>kjördæmis</w:t>
            </w:r>
            <w:r w:rsidR="006D2BAF" w:rsidRPr="005E2666">
              <w:t>deild</w:t>
            </w:r>
            <w:r w:rsidR="00C941E5" w:rsidRPr="005E2666">
              <w:t>ar</w:t>
            </w:r>
            <w:r w:rsidR="00D61110" w:rsidRPr="005E2666">
              <w:t>“</w:t>
            </w:r>
            <w:r w:rsidR="00C941E5" w:rsidRPr="005E2666">
              <w:t>.</w:t>
            </w:r>
            <w:r w:rsidR="00D61110" w:rsidRPr="005E2666">
              <w:t xml:space="preserve"> </w:t>
            </w:r>
            <w:r w:rsidR="009F223E" w:rsidRPr="005E2666">
              <w:t>Kjördæmishlutirnir</w:t>
            </w:r>
            <w:r w:rsidR="00D61110" w:rsidRPr="005E2666">
              <w:t xml:space="preserve"> </w:t>
            </w:r>
            <w:r w:rsidR="0038569B" w:rsidRPr="005E2666">
              <w:t xml:space="preserve">reiknast </w:t>
            </w:r>
            <w:r w:rsidR="009F223E" w:rsidRPr="005E2666">
              <w:t xml:space="preserve">þá </w:t>
            </w:r>
            <w:r w:rsidR="0038569B" w:rsidRPr="005E2666">
              <w:t xml:space="preserve">aðeins út frá </w:t>
            </w:r>
            <w:r w:rsidR="005342B3" w:rsidRPr="005E2666">
              <w:t xml:space="preserve">tölu </w:t>
            </w:r>
            <w:r w:rsidR="005342B3" w:rsidRPr="005E2666">
              <w:lastRenderedPageBreak/>
              <w:t>kjördæmissæta</w:t>
            </w:r>
            <w:r w:rsidR="007C75EE" w:rsidRPr="005E2666">
              <w:t xml:space="preserve"> einvörðungu</w:t>
            </w:r>
            <w:r w:rsidR="005342B3" w:rsidRPr="005E2666">
              <w:t xml:space="preserve">. Jöfnunarsætin, </w:t>
            </w:r>
            <w:r w:rsidR="00473E0E" w:rsidRPr="005E2666">
              <w:t xml:space="preserve">hvort sem þau eru </w:t>
            </w:r>
            <w:r w:rsidR="00061DC4" w:rsidRPr="005E2666">
              <w:t>eitt</w:t>
            </w:r>
            <w:r w:rsidR="005342B3" w:rsidRPr="005E2666">
              <w:t xml:space="preserve"> eða fleiri</w:t>
            </w:r>
            <w:r w:rsidR="00C83B8E" w:rsidRPr="005E2666">
              <w:t>, koma þar ekki við</w:t>
            </w:r>
            <w:r w:rsidR="005342B3" w:rsidRPr="005E2666">
              <w:t xml:space="preserve"> </w:t>
            </w:r>
            <w:r w:rsidR="00C83B8E" w:rsidRPr="005E2666">
              <w:t>sögu.</w:t>
            </w:r>
          </w:p>
          <w:p w14:paraId="4FF5CDA4" w14:textId="3FF18D07" w:rsidR="008E3176" w:rsidRPr="005E2666" w:rsidRDefault="001C744A" w:rsidP="00E15CA6">
            <w:pPr>
              <w:pStyle w:val="Reitur"/>
            </w:pPr>
            <w:r w:rsidRPr="005E2666">
              <w:t>Aðferðina má nota enda þótt jöfnunarsætin séu fleiri</w:t>
            </w:r>
            <w:r w:rsidR="00F125DB" w:rsidRPr="005E2666">
              <w:t xml:space="preserve"> en eitt</w:t>
            </w:r>
            <w:r w:rsidRPr="005E2666">
              <w:t xml:space="preserve">, en </w:t>
            </w:r>
            <w:r w:rsidR="00F125DB" w:rsidRPr="005E2666">
              <w:t xml:space="preserve">hún </w:t>
            </w:r>
            <w:r w:rsidRPr="005E2666">
              <w:t>verður nánast ónothæf þegar jöfnunarsætin eru orðin mörg í samanburði við kjördæmissætin.</w:t>
            </w:r>
          </w:p>
          <w:p w14:paraId="3D75D1D4" w14:textId="7FDD836D" w:rsidR="00061DC4" w:rsidRPr="005E2666" w:rsidRDefault="00EF7F64" w:rsidP="00E15CA6">
            <w:pPr>
              <w:pStyle w:val="Reitur"/>
            </w:pPr>
            <w:r w:rsidRPr="005E2666">
              <w:t>(</w:t>
            </w:r>
            <w:r w:rsidR="00061DC4" w:rsidRPr="005E2666">
              <w:t>S</w:t>
            </w:r>
            <w:r w:rsidR="00C57A3B" w:rsidRPr="005E2666">
              <w:t xml:space="preserve">é ekkert </w:t>
            </w:r>
            <w:r w:rsidR="00061DC4" w:rsidRPr="005E2666">
              <w:t xml:space="preserve">kjördæmissæti </w:t>
            </w:r>
            <w:r w:rsidR="00B70585" w:rsidRPr="005E2666">
              <w:t xml:space="preserve">virka norsku lögin </w:t>
            </w:r>
            <w:r w:rsidRPr="005E2666">
              <w:t>str</w:t>
            </w:r>
            <w:r w:rsidR="00372BBD" w:rsidRPr="005E2666">
              <w:t>an</w:t>
            </w:r>
            <w:r w:rsidRPr="005E2666">
              <w:t xml:space="preserve">gt til tekið </w:t>
            </w:r>
            <w:r w:rsidR="00B70585" w:rsidRPr="005E2666">
              <w:t xml:space="preserve">ekki og er þá brugðið á það ráð að reikna </w:t>
            </w:r>
            <w:r w:rsidR="003F0362" w:rsidRPr="005E2666">
              <w:t>kjördæmisde</w:t>
            </w:r>
            <w:r w:rsidR="006D2BAF" w:rsidRPr="005E2666">
              <w:t xml:space="preserve">ildir </w:t>
            </w:r>
            <w:r w:rsidRPr="005E2666">
              <w:t>með hinum almenna hætti.)</w:t>
            </w:r>
          </w:p>
        </w:tc>
        <w:tc>
          <w:tcPr>
            <w:tcW w:w="1985" w:type="dxa"/>
          </w:tcPr>
          <w:p w14:paraId="6BFF8628" w14:textId="1F014D49" w:rsidR="00015D0C" w:rsidRPr="005E2666" w:rsidRDefault="00015D0C" w:rsidP="00E15CA6">
            <w:pPr>
              <w:pStyle w:val="Reitur"/>
            </w:pPr>
            <w:r w:rsidRPr="005E2666">
              <w:lastRenderedPageBreak/>
              <w:t>Greinar § 11-4, 6 og 7</w:t>
            </w:r>
            <w:del w:id="206" w:author="Kristján Jónasson - HI" w:date="2022-06-25T09:27:00Z">
              <w:r w:rsidRPr="005E2666" w:rsidDel="004142CF">
                <w:delText xml:space="preserve">  </w:delText>
              </w:r>
            </w:del>
            <w:ins w:id="207" w:author="Kristján Jónasson - HI" w:date="2022-06-25T09:27:00Z">
              <w:r w:rsidR="004142CF">
                <w:t xml:space="preserve"> </w:t>
              </w:r>
            </w:ins>
            <w:r w:rsidRPr="005E2666">
              <w:t xml:space="preserve">norskra laga nr. </w:t>
            </w:r>
            <w:r w:rsidRPr="005E2666">
              <w:rPr>
                <w:i/>
                <w:iCs/>
              </w:rPr>
              <w:t>LOV-2002-06-28-57</w:t>
            </w:r>
            <w:r w:rsidRPr="005E2666">
              <w:t xml:space="preserve"> (eins og þau voru í sept. 2021). </w:t>
            </w:r>
          </w:p>
          <w:p w14:paraId="44CAAC0F" w14:textId="77777777" w:rsidR="00015D0C" w:rsidRPr="005E2666" w:rsidRDefault="00015D0C" w:rsidP="00E15CA6">
            <w:pPr>
              <w:pStyle w:val="Reitur"/>
            </w:pPr>
            <w:r w:rsidRPr="005E2666">
              <w:lastRenderedPageBreak/>
              <w:t>Sjá https://lovdata.no/dokument/NL/lov/2002-06-28-57#KAPITTEL_11</w:t>
            </w:r>
          </w:p>
        </w:tc>
      </w:tr>
      <w:tr w:rsidR="00015D0C" w:rsidRPr="005E2666" w14:paraId="28A6315B" w14:textId="77777777" w:rsidTr="002C3B26">
        <w:tc>
          <w:tcPr>
            <w:tcW w:w="1413" w:type="dxa"/>
          </w:tcPr>
          <w:p w14:paraId="7A46DEE1" w14:textId="02F9685E" w:rsidR="00015D0C" w:rsidRPr="005E2666" w:rsidRDefault="006C6868" w:rsidP="00E15CA6">
            <w:pPr>
              <w:pStyle w:val="Feitreitur"/>
            </w:pPr>
            <w:r w:rsidRPr="005E2666">
              <w:lastRenderedPageBreak/>
              <w:t>Maximum</w:t>
            </w:r>
            <w:r w:rsidR="00472BFF" w:rsidRPr="005E2666">
              <w:t xml:space="preserve"> constituency </w:t>
            </w:r>
            <w:r w:rsidR="003A79CB" w:rsidRPr="005E2666">
              <w:t xml:space="preserve">seat </w:t>
            </w:r>
            <w:r w:rsidR="00472BFF" w:rsidRPr="005E2666">
              <w:t>share</w:t>
            </w:r>
          </w:p>
        </w:tc>
        <w:tc>
          <w:tcPr>
            <w:tcW w:w="1276" w:type="dxa"/>
          </w:tcPr>
          <w:p w14:paraId="0BE1575A" w14:textId="32F3E80D" w:rsidR="00015D0C" w:rsidRPr="005E2666" w:rsidRDefault="00CC0CBA" w:rsidP="00E15CA6">
            <w:pPr>
              <w:pStyle w:val="Reitur"/>
            </w:pPr>
            <w:r w:rsidRPr="005E2666">
              <w:t>Stærst</w:t>
            </w:r>
            <w:r w:rsidR="00202541" w:rsidRPr="005E2666">
              <w:t>i</w:t>
            </w:r>
            <w:r w:rsidR="004F2DF0" w:rsidRPr="005E2666">
              <w:t xml:space="preserve"> sætishlut</w:t>
            </w:r>
            <w:r w:rsidR="00202541" w:rsidRPr="005E2666">
              <w:t>u</w:t>
            </w:r>
            <w:r w:rsidR="004F2DF0" w:rsidRPr="005E2666">
              <w:t>r kjördæmis</w:t>
            </w:r>
          </w:p>
        </w:tc>
        <w:tc>
          <w:tcPr>
            <w:tcW w:w="4252" w:type="dxa"/>
          </w:tcPr>
          <w:p w14:paraId="5EE0C3AD" w14:textId="2A16E648" w:rsidR="00015D0C" w:rsidRPr="005E2666" w:rsidRDefault="00830CF9" w:rsidP="00E15CA6">
            <w:pPr>
              <w:pStyle w:val="Reitur"/>
              <w:rPr>
                <w:highlight w:val="yellow"/>
              </w:rPr>
            </w:pPr>
            <w:r w:rsidRPr="005E2666">
              <w:t xml:space="preserve">Jöfnunarsætum er útdeilt einu í senn </w:t>
            </w:r>
            <w:r w:rsidR="009647D8" w:rsidRPr="005E2666">
              <w:t>til þess</w:t>
            </w:r>
            <w:r w:rsidRPr="005E2666">
              <w:t xml:space="preserve"> list</w:t>
            </w:r>
            <w:r w:rsidR="003F0362" w:rsidRPr="005E2666">
              <w:t>a</w:t>
            </w:r>
            <w:r w:rsidRPr="005E2666">
              <w:t xml:space="preserve"> </w:t>
            </w:r>
            <w:r w:rsidR="003F0362" w:rsidRPr="005E2666">
              <w:t xml:space="preserve">sem </w:t>
            </w:r>
            <w:r w:rsidRPr="005E2666">
              <w:t>á stærst</w:t>
            </w:r>
            <w:r w:rsidR="00BD1C23" w:rsidRPr="005E2666">
              <w:t>u</w:t>
            </w:r>
            <w:r w:rsidRPr="005E2666">
              <w:t xml:space="preserve"> virk</w:t>
            </w:r>
            <w:r w:rsidR="00BD1C23" w:rsidRPr="005E2666">
              <w:t>u</w:t>
            </w:r>
            <w:r w:rsidRPr="005E2666">
              <w:t xml:space="preserve"> kjördæmis</w:t>
            </w:r>
            <w:r w:rsidR="00BD1C23" w:rsidRPr="005E2666">
              <w:t>deild</w:t>
            </w:r>
            <w:r w:rsidR="003F0362" w:rsidRPr="005E2666">
              <w:t>ina í hvaða kjödæmi sem er. Kjördæmishlutir</w:t>
            </w:r>
            <w:r w:rsidRPr="005E2666">
              <w:t xml:space="preserve"> er</w:t>
            </w:r>
            <w:r w:rsidR="006D2BAF" w:rsidRPr="005E2666">
              <w:t>u</w:t>
            </w:r>
            <w:r w:rsidR="00BD1C23" w:rsidRPr="005E2666">
              <w:t xml:space="preserve"> </w:t>
            </w:r>
            <w:r w:rsidRPr="005E2666">
              <w:t>reikn</w:t>
            </w:r>
            <w:r w:rsidR="006D2BAF" w:rsidRPr="005E2666">
              <w:t>aðar</w:t>
            </w:r>
            <w:r w:rsidRPr="005E2666">
              <w:t xml:space="preserve"> </w:t>
            </w:r>
            <w:r w:rsidR="006D2BAF" w:rsidRPr="005E2666">
              <w:t xml:space="preserve">með hinum almenna hætti, þ.e. </w:t>
            </w:r>
            <w:r w:rsidRPr="005E2666">
              <w:t xml:space="preserve">út frá öllum sætum </w:t>
            </w:r>
            <w:r w:rsidR="006D2BAF" w:rsidRPr="005E2666">
              <w:t xml:space="preserve">viðkomandi </w:t>
            </w:r>
            <w:r w:rsidRPr="005E2666">
              <w:t>kjördæmis</w:t>
            </w:r>
            <w:r w:rsidR="002D0D95" w:rsidRPr="005E2666">
              <w:t>.</w:t>
            </w:r>
            <w:r w:rsidRPr="005E2666">
              <w:t xml:space="preserve"> </w:t>
            </w:r>
            <w:r w:rsidR="001901BE" w:rsidRPr="005E2666">
              <w:t xml:space="preserve">Þetta </w:t>
            </w:r>
            <w:r w:rsidR="006D2BAF" w:rsidRPr="005E2666">
              <w:t>er einföld og algild aðferð og má kalla hana</w:t>
            </w:r>
            <w:r w:rsidR="001901BE" w:rsidRPr="005E2666">
              <w:t xml:space="preserve"> e</w:t>
            </w:r>
            <w:r w:rsidR="007E3356" w:rsidRPr="005E2666">
              <w:t>n</w:t>
            </w:r>
            <w:r w:rsidR="001901BE" w:rsidRPr="005E2666">
              <w:t xml:space="preserve">durbót á </w:t>
            </w:r>
            <w:r w:rsidR="00015D0C" w:rsidRPr="005E2666">
              <w:t xml:space="preserve">norsku </w:t>
            </w:r>
            <w:r w:rsidR="007E3356" w:rsidRPr="005E2666">
              <w:t>ákvæðunum</w:t>
            </w:r>
            <w:r w:rsidR="00BD1C23" w:rsidRPr="005E2666">
              <w:t>.</w:t>
            </w:r>
          </w:p>
        </w:tc>
        <w:tc>
          <w:tcPr>
            <w:tcW w:w="1985" w:type="dxa"/>
          </w:tcPr>
          <w:p w14:paraId="6FBFB596" w14:textId="77777777" w:rsidR="00015D0C" w:rsidRPr="005E2666" w:rsidRDefault="00015D0C" w:rsidP="00E15CA6">
            <w:pPr>
              <w:pStyle w:val="Reitur"/>
            </w:pPr>
          </w:p>
        </w:tc>
      </w:tr>
      <w:tr w:rsidR="00CD1C35" w:rsidRPr="005E2666" w14:paraId="3125E497" w14:textId="77777777" w:rsidTr="002C3B26">
        <w:tc>
          <w:tcPr>
            <w:tcW w:w="1413" w:type="dxa"/>
          </w:tcPr>
          <w:p w14:paraId="1DCD1EB0" w14:textId="77777777" w:rsidR="00202541" w:rsidRPr="005E2666" w:rsidRDefault="00202541" w:rsidP="00E15CA6">
            <w:pPr>
              <w:pStyle w:val="Feitreitur"/>
            </w:pPr>
            <w:r w:rsidRPr="005E2666">
              <w:t>Maximum constituency vote</w:t>
            </w:r>
          </w:p>
          <w:p w14:paraId="7B7E5739" w14:textId="611F167C" w:rsidR="00CD1C35" w:rsidRPr="005E2666" w:rsidRDefault="00202541" w:rsidP="00E15CA6">
            <w:pPr>
              <w:pStyle w:val="Feitreitur"/>
            </w:pPr>
            <w:r w:rsidRPr="005E2666">
              <w:t>percentage</w:t>
            </w:r>
          </w:p>
        </w:tc>
        <w:tc>
          <w:tcPr>
            <w:tcW w:w="1276" w:type="dxa"/>
          </w:tcPr>
          <w:p w14:paraId="38E52F5A" w14:textId="23B92377" w:rsidR="00CD1C35" w:rsidRPr="005E2666" w:rsidRDefault="0026231A" w:rsidP="00E15CA6">
            <w:pPr>
              <w:pStyle w:val="Reitur"/>
            </w:pPr>
            <w:r w:rsidRPr="005E2666">
              <w:t xml:space="preserve">Stærsta </w:t>
            </w:r>
            <w:r w:rsidR="00B1768A" w:rsidRPr="005E2666">
              <w:t>hlutfallsdeild</w:t>
            </w:r>
          </w:p>
        </w:tc>
        <w:tc>
          <w:tcPr>
            <w:tcW w:w="4252" w:type="dxa"/>
          </w:tcPr>
          <w:p w14:paraId="4B565D19" w14:textId="2802B539" w:rsidR="00CD1C35" w:rsidRPr="005E2666" w:rsidRDefault="00A6690A" w:rsidP="00E15CA6">
            <w:pPr>
              <w:pStyle w:val="Reitur"/>
            </w:pPr>
            <w:r w:rsidRPr="005E2666">
              <w:t>Jöfnunarsæti</w:t>
            </w:r>
            <w:r w:rsidR="00CD1C35" w:rsidRPr="005E2666">
              <w:t xml:space="preserve"> er útdeilt til þess lista </w:t>
            </w:r>
            <w:r w:rsidR="00C00DD9" w:rsidRPr="005E2666">
              <w:t>sem á stærstu</w:t>
            </w:r>
            <w:r w:rsidR="00CD1C35" w:rsidRPr="005E2666">
              <w:t xml:space="preserve"> </w:t>
            </w:r>
            <w:r w:rsidR="002D0D95" w:rsidRPr="005E2666">
              <w:t>virk</w:t>
            </w:r>
            <w:r w:rsidR="00B1768A" w:rsidRPr="005E2666">
              <w:t>u</w:t>
            </w:r>
            <w:r w:rsidR="007C6262" w:rsidRPr="005E2666">
              <w:t xml:space="preserve"> </w:t>
            </w:r>
            <w:r w:rsidR="002D0D95" w:rsidRPr="005E2666">
              <w:t>hlutfalls</w:t>
            </w:r>
            <w:r w:rsidR="00CD1C35" w:rsidRPr="005E2666">
              <w:t>deild</w:t>
            </w:r>
            <w:r w:rsidR="00B1768A" w:rsidRPr="005E2666">
              <w:t>ina</w:t>
            </w:r>
            <w:r w:rsidR="00C00DD9" w:rsidRPr="005E2666">
              <w:t xml:space="preserve">. </w:t>
            </w:r>
            <w:r w:rsidR="00CD1C35" w:rsidRPr="005E2666">
              <w:t>Þe</w:t>
            </w:r>
            <w:r w:rsidR="00EC4D6F" w:rsidRPr="005E2666">
              <w:t>ssu</w:t>
            </w:r>
            <w:r w:rsidR="00CD1C35" w:rsidRPr="005E2666">
              <w:t xml:space="preserve"> svipar til íslensku laganna nema hvað fallið er frá úthlutun í röð landstalna</w:t>
            </w:r>
            <w:r w:rsidR="003F0362" w:rsidRPr="005E2666">
              <w:t>, heldur er leitað samtímis í öllum kjördæmum</w:t>
            </w:r>
            <w:r w:rsidR="00A4208E" w:rsidRPr="005E2666">
              <w:t>.</w:t>
            </w:r>
          </w:p>
        </w:tc>
        <w:tc>
          <w:tcPr>
            <w:tcW w:w="1985" w:type="dxa"/>
          </w:tcPr>
          <w:p w14:paraId="4B3E53E9" w14:textId="77777777" w:rsidR="00CD1C35" w:rsidRPr="005E2666" w:rsidRDefault="00CD1C35" w:rsidP="00E15CA6">
            <w:pPr>
              <w:pStyle w:val="Reitur"/>
            </w:pPr>
          </w:p>
        </w:tc>
      </w:tr>
      <w:tr w:rsidR="00CD1C35" w:rsidRPr="005E2666" w14:paraId="3BEDFB69" w14:textId="77777777" w:rsidTr="002C3B26">
        <w:tc>
          <w:tcPr>
            <w:tcW w:w="1413" w:type="dxa"/>
          </w:tcPr>
          <w:p w14:paraId="15BF519F" w14:textId="0536DBEA" w:rsidR="00CD1C35" w:rsidRPr="005E2666" w:rsidRDefault="00CD1C35" w:rsidP="00E15CA6">
            <w:pPr>
              <w:pStyle w:val="Feitreitur"/>
            </w:pPr>
            <w:r w:rsidRPr="005E2666">
              <w:t>Relative superiority</w:t>
            </w:r>
          </w:p>
        </w:tc>
        <w:tc>
          <w:tcPr>
            <w:tcW w:w="1276" w:type="dxa"/>
          </w:tcPr>
          <w:p w14:paraId="67AAEF4A" w14:textId="77777777" w:rsidR="00CD1C35" w:rsidRPr="005E2666" w:rsidRDefault="00CD1C35" w:rsidP="00E15CA6">
            <w:pPr>
              <w:pStyle w:val="Reitur"/>
            </w:pPr>
            <w:r w:rsidRPr="005E2666">
              <w:t>Forskots-aðferð</w:t>
            </w:r>
          </w:p>
        </w:tc>
        <w:tc>
          <w:tcPr>
            <w:tcW w:w="4252" w:type="dxa"/>
          </w:tcPr>
          <w:p w14:paraId="4CB6FFF7" w14:textId="4B8D2482" w:rsidR="00B1365F" w:rsidRPr="005E2666" w:rsidRDefault="00A6690A" w:rsidP="00E15CA6">
            <w:pPr>
              <w:pStyle w:val="Reitur"/>
            </w:pPr>
            <w:r w:rsidRPr="005E2666">
              <w:t xml:space="preserve">Jöfnunarsæti </w:t>
            </w:r>
            <w:r w:rsidR="00CD1C35" w:rsidRPr="005E2666">
              <w:t xml:space="preserve">er útdeilt til þess lista hvers </w:t>
            </w:r>
            <w:r w:rsidR="008440BA" w:rsidRPr="005E2666">
              <w:t>næsta</w:t>
            </w:r>
            <w:r w:rsidR="006F5C8B" w:rsidRPr="005E2666">
              <w:t xml:space="preserve"> virka</w:t>
            </w:r>
            <w:r w:rsidR="00CD1C35" w:rsidRPr="005E2666">
              <w:t xml:space="preserve"> atkvæðadeild hefur </w:t>
            </w:r>
            <w:r w:rsidR="008115FA" w:rsidRPr="005E2666">
              <w:t>mest</w:t>
            </w:r>
            <w:r w:rsidR="00CD1C35" w:rsidRPr="005E2666">
              <w:t xml:space="preserve"> hlutfallslegt forskot á </w:t>
            </w:r>
            <w:r w:rsidR="008115FA" w:rsidRPr="005E2666">
              <w:t>atkvæðahlutdeild fyrsta</w:t>
            </w:r>
            <w:r w:rsidR="00CD1C35" w:rsidRPr="005E2666">
              <w:t xml:space="preserve"> varamann</w:t>
            </w:r>
            <w:r w:rsidR="006D2BAF" w:rsidRPr="005E2666">
              <w:t>s</w:t>
            </w:r>
            <w:r w:rsidR="003F0362" w:rsidRPr="005E2666">
              <w:t xml:space="preserve"> </w:t>
            </w:r>
            <w:r w:rsidR="00CD1C35" w:rsidRPr="005E2666">
              <w:t xml:space="preserve">kjördæmisins, </w:t>
            </w:r>
            <w:r w:rsidR="006D2BAF" w:rsidRPr="005E2666">
              <w:t xml:space="preserve">þ.e. </w:t>
            </w:r>
            <w:r w:rsidR="00CD1C35" w:rsidRPr="005E2666">
              <w:t xml:space="preserve">ef öllum sætum væri úthlutað </w:t>
            </w:r>
            <w:r w:rsidR="006D2BAF" w:rsidRPr="005E2666">
              <w:t>sem hreinum</w:t>
            </w:r>
            <w:r w:rsidR="00CD1C35" w:rsidRPr="005E2666">
              <w:t xml:space="preserve"> kjördæmis</w:t>
            </w:r>
            <w:r w:rsidR="006D2BAF" w:rsidRPr="005E2666">
              <w:t>sætum</w:t>
            </w:r>
            <w:r w:rsidR="00CD1C35" w:rsidRPr="005E2666">
              <w:t xml:space="preserve">. </w:t>
            </w:r>
          </w:p>
          <w:p w14:paraId="0A5B3BDE" w14:textId="550D2485" w:rsidR="00B1365F" w:rsidRPr="005E2666" w:rsidRDefault="00CD1C35" w:rsidP="00E15CA6">
            <w:pPr>
              <w:pStyle w:val="Reitur"/>
            </w:pPr>
            <w:r w:rsidRPr="005E2666">
              <w:t xml:space="preserve">Þó er </w:t>
            </w:r>
            <w:r w:rsidR="003F0362" w:rsidRPr="005E2666">
              <w:t xml:space="preserve">við þá úthlutun </w:t>
            </w:r>
            <w:r w:rsidRPr="005E2666">
              <w:t xml:space="preserve">horft fram hjá frekari sætum til þessa </w:t>
            </w:r>
            <w:r w:rsidR="00A6690A" w:rsidRPr="005E2666">
              <w:t>efsta</w:t>
            </w:r>
            <w:r w:rsidRPr="005E2666">
              <w:t xml:space="preserve"> lista svo og fleiri sætum til lista annarra flokka en þeir eiga skilið m.v. landsfylgið. </w:t>
            </w:r>
          </w:p>
          <w:p w14:paraId="23AAE25F" w14:textId="773E97F3" w:rsidR="00CD1C35" w:rsidRPr="005E2666" w:rsidRDefault="00CD1C35" w:rsidP="00E15CA6">
            <w:pPr>
              <w:pStyle w:val="Reitur"/>
            </w:pPr>
            <w:r w:rsidRPr="005E2666">
              <w:t>Hugsunin að baki aðferðinni er að forðast þau slys að sæti endi hjá (vara)manni með lítið fylgi</w:t>
            </w:r>
            <w:r w:rsidR="00D0640C" w:rsidRPr="005E2666">
              <w:t>.</w:t>
            </w:r>
          </w:p>
        </w:tc>
        <w:tc>
          <w:tcPr>
            <w:tcW w:w="1985" w:type="dxa"/>
          </w:tcPr>
          <w:p w14:paraId="6DBB0CFB" w14:textId="7C8A10DC" w:rsidR="00CD1C35" w:rsidRPr="005E2666" w:rsidRDefault="00CD1C35" w:rsidP="00E15CA6">
            <w:pPr>
              <w:pStyle w:val="Reitur"/>
            </w:pPr>
            <w:r w:rsidRPr="005E2666">
              <w:t xml:space="preserve">Lýsing er á bls. 21 í pistli eftir Þorkel Helgason í tímariti um </w:t>
            </w:r>
            <w:r w:rsidRPr="005E2666">
              <w:rPr>
                <w:i/>
                <w:iCs/>
              </w:rPr>
              <w:t>Stjórnmál og stjórnsýslu</w:t>
            </w:r>
            <w:r w:rsidR="003F6EA9" w:rsidRPr="005E2666">
              <w:t>,</w:t>
            </w:r>
            <w:r w:rsidRPr="005E2666">
              <w:t xml:space="preserve"> hausthefti 2014. Sjá http://www.irpa.is/article/view/1622/pdf_356</w:t>
            </w:r>
          </w:p>
        </w:tc>
      </w:tr>
      <w:tr w:rsidR="00CD1C35" w:rsidRPr="005E2666" w14:paraId="702546DE" w14:textId="77777777" w:rsidTr="002C3B26">
        <w:tc>
          <w:tcPr>
            <w:tcW w:w="1413" w:type="dxa"/>
          </w:tcPr>
          <w:p w14:paraId="33D2B94C" w14:textId="249F4613" w:rsidR="00CD1C35" w:rsidRPr="005E2666" w:rsidRDefault="00CD1C35" w:rsidP="00E15CA6">
            <w:pPr>
              <w:pStyle w:val="Feitreitur"/>
            </w:pPr>
            <w:r w:rsidRPr="005E2666">
              <w:t>Relative superiority, simplified</w:t>
            </w:r>
          </w:p>
        </w:tc>
        <w:tc>
          <w:tcPr>
            <w:tcW w:w="1276" w:type="dxa"/>
          </w:tcPr>
          <w:p w14:paraId="361B5D65" w14:textId="77777777" w:rsidR="00CD1C35" w:rsidRPr="005E2666" w:rsidRDefault="00CD1C35" w:rsidP="00E15CA6">
            <w:pPr>
              <w:pStyle w:val="Reitur"/>
            </w:pPr>
            <w:r w:rsidRPr="005E2666">
              <w:t>Forskots-aðferð, einfölduð</w:t>
            </w:r>
          </w:p>
        </w:tc>
        <w:tc>
          <w:tcPr>
            <w:tcW w:w="4252" w:type="dxa"/>
          </w:tcPr>
          <w:p w14:paraId="52DABBCA" w14:textId="743EF301" w:rsidR="00CD1C35" w:rsidRPr="005E2666" w:rsidRDefault="00CD1C35" w:rsidP="00E15CA6">
            <w:pPr>
              <w:pStyle w:val="Reitur"/>
            </w:pPr>
            <w:r w:rsidRPr="005E2666">
              <w:t xml:space="preserve">Sama og </w:t>
            </w:r>
            <w:r w:rsidR="006D2BAF" w:rsidRPr="005E2666">
              <w:t xml:space="preserve">almenna </w:t>
            </w:r>
            <w:r w:rsidRPr="005E2666">
              <w:t>forskotsaðferð</w:t>
            </w:r>
            <w:r w:rsidR="006D2BAF" w:rsidRPr="005E2666">
              <w:t>in</w:t>
            </w:r>
            <w:r w:rsidRPr="005E2666">
              <w:t xml:space="preserve"> nema hvað þeirri fínpússningu er sleppt sem felst í því að </w:t>
            </w:r>
            <w:r w:rsidR="00C26656" w:rsidRPr="005E2666">
              <w:t>líta</w:t>
            </w:r>
            <w:r w:rsidRPr="005E2666">
              <w:t xml:space="preserve"> fram hjá </w:t>
            </w:r>
            <w:r w:rsidR="00C26656" w:rsidRPr="005E2666">
              <w:t xml:space="preserve">sérákvæðunum í </w:t>
            </w:r>
            <w:r w:rsidR="00F40A38" w:rsidRPr="005E2666">
              <w:t xml:space="preserve">almennu aðferðinni, </w:t>
            </w:r>
            <w:r w:rsidR="006D2BAF" w:rsidRPr="005E2666">
              <w:t>þ.e.</w:t>
            </w:r>
            <w:r w:rsidR="00F40A38" w:rsidRPr="005E2666">
              <w:t xml:space="preserve"> varðandi </w:t>
            </w:r>
            <w:r w:rsidRPr="005E2666">
              <w:t>frekari sæt</w:t>
            </w:r>
            <w:r w:rsidR="006D2BAF" w:rsidRPr="005E2666">
              <w:t>i</w:t>
            </w:r>
            <w:r w:rsidRPr="005E2666">
              <w:t xml:space="preserve"> til þessa sama lista svo og fleiri sætum til lista annarra flokka en þeir eiga skilið m.v. landsfylgið.</w:t>
            </w:r>
          </w:p>
        </w:tc>
        <w:tc>
          <w:tcPr>
            <w:tcW w:w="1985" w:type="dxa"/>
          </w:tcPr>
          <w:p w14:paraId="2C6314E4" w14:textId="77777777" w:rsidR="00CD1C35" w:rsidRPr="005E2666" w:rsidRDefault="00CD1C35" w:rsidP="00E15CA6">
            <w:pPr>
              <w:pStyle w:val="Reitur"/>
            </w:pPr>
          </w:p>
        </w:tc>
      </w:tr>
      <w:tr w:rsidR="00CD1C35" w:rsidRPr="005E2666" w14:paraId="3CA53E3E" w14:textId="77777777" w:rsidTr="002C3B26">
        <w:tc>
          <w:tcPr>
            <w:tcW w:w="1413" w:type="dxa"/>
          </w:tcPr>
          <w:p w14:paraId="6D3952EE" w14:textId="3E300B03" w:rsidR="00CD1C35" w:rsidRPr="005E2666" w:rsidRDefault="00A6690A" w:rsidP="00E15CA6">
            <w:pPr>
              <w:pStyle w:val="Feitreitur"/>
            </w:pPr>
            <w:r w:rsidRPr="005E2666">
              <w:br w:type="page"/>
            </w:r>
            <w:r w:rsidR="00CD1C35" w:rsidRPr="005E2666">
              <w:t>Nearest</w:t>
            </w:r>
            <w:r w:rsidR="00E5454C" w:rsidRPr="005E2666">
              <w:t>-</w:t>
            </w:r>
            <w:r w:rsidR="000433FC" w:rsidRPr="005E2666">
              <w:t>to</w:t>
            </w:r>
            <w:r w:rsidR="00E5454C" w:rsidRPr="005E2666">
              <w:t>-</w:t>
            </w:r>
            <w:r w:rsidR="000433FC" w:rsidRPr="005E2666">
              <w:t>previous</w:t>
            </w:r>
          </w:p>
        </w:tc>
        <w:tc>
          <w:tcPr>
            <w:tcW w:w="1276" w:type="dxa"/>
          </w:tcPr>
          <w:p w14:paraId="4B2F53EB" w14:textId="5571345B" w:rsidR="00CD1C35" w:rsidRPr="005E2666" w:rsidRDefault="00CD1C35" w:rsidP="00E15CA6">
            <w:pPr>
              <w:pStyle w:val="Reitur"/>
            </w:pPr>
            <w:r w:rsidRPr="005E2666">
              <w:t>Næst</w:t>
            </w:r>
            <w:r w:rsidR="00964EE5" w:rsidRPr="005E2666">
              <w:t>ur á eftir forvera</w:t>
            </w:r>
          </w:p>
        </w:tc>
        <w:tc>
          <w:tcPr>
            <w:tcW w:w="4252" w:type="dxa"/>
          </w:tcPr>
          <w:p w14:paraId="59135C65" w14:textId="7C1DBFAE" w:rsidR="00A6690A" w:rsidRPr="005E2666" w:rsidRDefault="00A6690A" w:rsidP="00E15CA6">
            <w:pPr>
              <w:pStyle w:val="Reitur"/>
            </w:pPr>
            <w:r w:rsidRPr="005E2666">
              <w:t xml:space="preserve">Jöfnunarsæti </w:t>
            </w:r>
            <w:r w:rsidR="00CD1C35" w:rsidRPr="005E2666">
              <w:t xml:space="preserve">er útdeilt til þess lista </w:t>
            </w:r>
            <w:r w:rsidRPr="005E2666">
              <w:t>hvers</w:t>
            </w:r>
            <w:r w:rsidR="00CD1C35" w:rsidRPr="005E2666">
              <w:t xml:space="preserve"> næsta </w:t>
            </w:r>
            <w:r w:rsidR="00174CA9" w:rsidRPr="005E2666">
              <w:t>atkvæða</w:t>
            </w:r>
            <w:r w:rsidR="00CD1C35" w:rsidRPr="005E2666">
              <w:t xml:space="preserve">deild </w:t>
            </w:r>
            <w:r w:rsidR="006267ED" w:rsidRPr="005E2666">
              <w:t xml:space="preserve">er </w:t>
            </w:r>
            <w:r w:rsidR="00CD1C35" w:rsidRPr="005E2666">
              <w:t>hlutfallsleg</w:t>
            </w:r>
            <w:r w:rsidR="006267ED" w:rsidRPr="005E2666">
              <w:t xml:space="preserve">a </w:t>
            </w:r>
            <w:r w:rsidR="006267ED" w:rsidRPr="005E2666">
              <w:rPr>
                <w:u w:val="single"/>
              </w:rPr>
              <w:t>næst</w:t>
            </w:r>
            <w:r w:rsidR="006267ED" w:rsidRPr="005E2666">
              <w:t xml:space="preserve"> þeirri </w:t>
            </w:r>
            <w:r w:rsidR="00174CA9" w:rsidRPr="005E2666">
              <w:t xml:space="preserve">atkvæðadeild </w:t>
            </w:r>
            <w:r w:rsidR="00CD1C35" w:rsidRPr="005E2666">
              <w:t xml:space="preserve">sem </w:t>
            </w:r>
            <w:r w:rsidR="002808B9" w:rsidRPr="005E2666">
              <w:t xml:space="preserve">var </w:t>
            </w:r>
            <w:r w:rsidR="002808B9" w:rsidRPr="005E2666">
              <w:rPr>
                <w:u w:val="single"/>
              </w:rPr>
              <w:t>síðast</w:t>
            </w:r>
            <w:r w:rsidR="002808B9" w:rsidRPr="005E2666">
              <w:t xml:space="preserve"> grundvöllur úthlutunar í sama kjördæmi</w:t>
            </w:r>
            <w:r w:rsidR="00366544" w:rsidRPr="005E2666">
              <w:t>.</w:t>
            </w:r>
          </w:p>
          <w:p w14:paraId="27A9E6F0" w14:textId="281CA0E8" w:rsidR="00783E8C" w:rsidRPr="005E2666" w:rsidRDefault="00354B08" w:rsidP="00E15CA6">
            <w:pPr>
              <w:pStyle w:val="Reitur"/>
            </w:pPr>
            <w:r w:rsidRPr="005E2666">
              <w:t xml:space="preserve">Hafi engum sætum verið úthlutað í kjördæminu </w:t>
            </w:r>
            <w:r w:rsidR="00A6690A" w:rsidRPr="005E2666">
              <w:t>er viðmiðið</w:t>
            </w:r>
            <w:r w:rsidR="00783E8C" w:rsidRPr="005E2666">
              <w:t xml:space="preserve"> einfaldlega </w:t>
            </w:r>
            <w:r w:rsidR="005665F9" w:rsidRPr="005E2666">
              <w:t xml:space="preserve">sá </w:t>
            </w:r>
            <w:r w:rsidR="00A6690A" w:rsidRPr="005E2666">
              <w:t>listi</w:t>
            </w:r>
            <w:r w:rsidR="00783E8C" w:rsidRPr="005E2666">
              <w:t xml:space="preserve"> sem hefur flest atkvæðin.</w:t>
            </w:r>
          </w:p>
          <w:p w14:paraId="71B34818" w14:textId="4A88D45F" w:rsidR="00CD1C35" w:rsidRPr="005E2666" w:rsidRDefault="00783E8C" w:rsidP="00E15CA6">
            <w:pPr>
              <w:pStyle w:val="Reitur"/>
            </w:pPr>
            <w:r w:rsidRPr="005E2666">
              <w:t>Þetta</w:t>
            </w:r>
            <w:r w:rsidR="00CD1C35" w:rsidRPr="005E2666">
              <w:t xml:space="preserve"> er mjög </w:t>
            </w:r>
            <w:r w:rsidR="006B7DA2" w:rsidRPr="005E2666">
              <w:t>ein</w:t>
            </w:r>
            <w:r w:rsidR="003920E8" w:rsidRPr="005E2666">
              <w:t>fa</w:t>
            </w:r>
            <w:r w:rsidR="006B7DA2" w:rsidRPr="005E2666">
              <w:t>l</w:t>
            </w:r>
            <w:r w:rsidR="0057589C" w:rsidRPr="005E2666">
              <w:t>t</w:t>
            </w:r>
            <w:r w:rsidR="006B7DA2" w:rsidRPr="005E2666">
              <w:t xml:space="preserve"> tilbrigði við</w:t>
            </w:r>
            <w:r w:rsidR="00CD1C35" w:rsidRPr="005E2666">
              <w:t xml:space="preserve"> forskotsaðferð</w:t>
            </w:r>
            <w:r w:rsidR="006B7DA2" w:rsidRPr="005E2666">
              <w:t>ina</w:t>
            </w:r>
            <w:r w:rsidR="002808B9" w:rsidRPr="005E2666">
              <w:t>.</w:t>
            </w:r>
            <w:r w:rsidR="006B7DA2" w:rsidRPr="005E2666">
              <w:t xml:space="preserve"> </w:t>
            </w:r>
          </w:p>
        </w:tc>
        <w:tc>
          <w:tcPr>
            <w:tcW w:w="1985" w:type="dxa"/>
          </w:tcPr>
          <w:p w14:paraId="05E1A5E0" w14:textId="77777777" w:rsidR="00CD1C35" w:rsidRPr="005E2666" w:rsidRDefault="00CD1C35" w:rsidP="00E15CA6">
            <w:pPr>
              <w:pStyle w:val="Reitur"/>
            </w:pPr>
          </w:p>
        </w:tc>
      </w:tr>
      <w:tr w:rsidR="006D441B" w:rsidRPr="005E2666" w14:paraId="3957CF97" w14:textId="77777777" w:rsidTr="002C3B26">
        <w:tc>
          <w:tcPr>
            <w:tcW w:w="1413" w:type="dxa"/>
          </w:tcPr>
          <w:p w14:paraId="023BC97F" w14:textId="1686E540" w:rsidR="006D441B" w:rsidRPr="005E2666" w:rsidRDefault="00964EE5" w:rsidP="00E15CA6">
            <w:pPr>
              <w:pStyle w:val="Feitreitur"/>
            </w:pPr>
            <w:r w:rsidRPr="005E2666">
              <w:t>Farthest</w:t>
            </w:r>
            <w:r w:rsidR="004D0224" w:rsidRPr="005E2666">
              <w:t>-</w:t>
            </w:r>
            <w:r w:rsidRPr="005E2666">
              <w:t>from</w:t>
            </w:r>
            <w:r w:rsidR="004D0224" w:rsidRPr="005E2666">
              <w:t>-</w:t>
            </w:r>
            <w:r w:rsidR="00BE093C" w:rsidRPr="005E2666">
              <w:t>next</w:t>
            </w:r>
          </w:p>
        </w:tc>
        <w:tc>
          <w:tcPr>
            <w:tcW w:w="1276" w:type="dxa"/>
          </w:tcPr>
          <w:p w14:paraId="4AADC6C2" w14:textId="08A38A8D" w:rsidR="006D441B" w:rsidRPr="005E2666" w:rsidRDefault="00C82334" w:rsidP="00E15CA6">
            <w:pPr>
              <w:pStyle w:val="Reitur"/>
            </w:pPr>
            <w:r w:rsidRPr="005E2666">
              <w:t xml:space="preserve">Fjarstur frá </w:t>
            </w:r>
            <w:r w:rsidR="00BE093C" w:rsidRPr="005E2666">
              <w:t>þeim næsta</w:t>
            </w:r>
          </w:p>
        </w:tc>
        <w:tc>
          <w:tcPr>
            <w:tcW w:w="4252" w:type="dxa"/>
          </w:tcPr>
          <w:p w14:paraId="07AECE1C" w14:textId="5704DF07" w:rsidR="006D441B" w:rsidRPr="005E2666" w:rsidRDefault="00BE093C" w:rsidP="00E15CA6">
            <w:pPr>
              <w:pStyle w:val="Reitur"/>
            </w:pPr>
            <w:r w:rsidRPr="005E2666">
              <w:t xml:space="preserve">Jöfnunarsæti er útdeilt til þess lista hvers næsta atkvæðadeild er hlutfallslega </w:t>
            </w:r>
            <w:r w:rsidRPr="005E2666">
              <w:rPr>
                <w:u w:val="single"/>
              </w:rPr>
              <w:t>fjærst</w:t>
            </w:r>
            <w:r w:rsidRPr="005E2666">
              <w:t xml:space="preserve"> atkvæðadeild </w:t>
            </w:r>
            <w:r w:rsidR="007D3C08" w:rsidRPr="005E2666">
              <w:t xml:space="preserve">þess lista sem kæmi </w:t>
            </w:r>
            <w:r w:rsidR="007D3C08" w:rsidRPr="005E2666">
              <w:rPr>
                <w:u w:val="single"/>
              </w:rPr>
              <w:t>næstur</w:t>
            </w:r>
            <w:r w:rsidR="007D3C08" w:rsidRPr="005E2666">
              <w:t xml:space="preserve"> til álita</w:t>
            </w:r>
            <w:r w:rsidRPr="005E2666">
              <w:t xml:space="preserve"> í sama kjördæmi. Þó er horft fram hjá lista úr sama flokki. Þetta </w:t>
            </w:r>
            <w:r w:rsidR="0057589C" w:rsidRPr="005E2666">
              <w:t xml:space="preserve">má líka skoða sem </w:t>
            </w:r>
            <w:r w:rsidRPr="005E2666">
              <w:t>einfal</w:t>
            </w:r>
            <w:r w:rsidR="0057589C" w:rsidRPr="005E2666">
              <w:t>t</w:t>
            </w:r>
            <w:r w:rsidRPr="005E2666">
              <w:t xml:space="preserve"> tilbrigði við forskotsaðferðina.</w:t>
            </w:r>
          </w:p>
        </w:tc>
        <w:tc>
          <w:tcPr>
            <w:tcW w:w="1985" w:type="dxa"/>
          </w:tcPr>
          <w:p w14:paraId="5825B32E" w14:textId="77777777" w:rsidR="006D441B" w:rsidRPr="005E2666" w:rsidRDefault="006D441B" w:rsidP="00E15CA6">
            <w:pPr>
              <w:pStyle w:val="Reitur"/>
            </w:pPr>
          </w:p>
        </w:tc>
      </w:tr>
      <w:tr w:rsidR="00B93D24" w:rsidRPr="005E2666" w14:paraId="4A645F19" w14:textId="77777777" w:rsidTr="002C3B26">
        <w:tc>
          <w:tcPr>
            <w:tcW w:w="1413" w:type="dxa"/>
          </w:tcPr>
          <w:p w14:paraId="4F7B7D6D" w14:textId="6D640623" w:rsidR="00B93D24" w:rsidRPr="005E2666" w:rsidRDefault="00B93D24" w:rsidP="00E15CA6">
            <w:pPr>
              <w:pStyle w:val="Feitreitur"/>
            </w:pPr>
            <w:r w:rsidRPr="005E2666">
              <w:t>Switching of seats</w:t>
            </w:r>
          </w:p>
        </w:tc>
        <w:tc>
          <w:tcPr>
            <w:tcW w:w="1276" w:type="dxa"/>
          </w:tcPr>
          <w:p w14:paraId="4F8795F7" w14:textId="718992F4" w:rsidR="00B93D24" w:rsidRPr="005E2666" w:rsidRDefault="00B93D24" w:rsidP="00E15CA6">
            <w:pPr>
              <w:pStyle w:val="Reitur"/>
            </w:pPr>
            <w:r w:rsidRPr="005E2666">
              <w:t>Víxlun sæta</w:t>
            </w:r>
          </w:p>
        </w:tc>
        <w:tc>
          <w:tcPr>
            <w:tcW w:w="4252" w:type="dxa"/>
          </w:tcPr>
          <w:p w14:paraId="684E96D8" w14:textId="77777777" w:rsidR="00580D40" w:rsidRPr="005E2666" w:rsidRDefault="00B93D24" w:rsidP="00E15CA6">
            <w:pPr>
              <w:pStyle w:val="Reitur"/>
            </w:pPr>
            <w:r w:rsidRPr="005E2666">
              <w:t xml:space="preserve">Tilraunaðferð en af allt öðrum toga en aðrar: </w:t>
            </w:r>
          </w:p>
          <w:p w14:paraId="62604E1A" w14:textId="27C5864A" w:rsidR="003F0362" w:rsidRPr="005E2666" w:rsidRDefault="00B93D24" w:rsidP="00E15CA6">
            <w:pPr>
              <w:pStyle w:val="Reitur"/>
            </w:pPr>
            <w:r w:rsidRPr="005E2666">
              <w:t xml:space="preserve">Fyrst er öllum sætum úthlutað eins og þau væru hrein kjördæmissæti. Þá er aðgætt hvort heildarútkoman </w:t>
            </w:r>
            <w:r w:rsidR="0057589C" w:rsidRPr="005E2666">
              <w:t>sé</w:t>
            </w:r>
            <w:r w:rsidRPr="005E2666">
              <w:t xml:space="preserve"> í samræmi við landsfylgi flokkanna. Svo er sjaldnast. Þá er horft til </w:t>
            </w:r>
            <w:r w:rsidRPr="005E2666">
              <w:rPr>
                <w:i/>
                <w:iCs/>
              </w:rPr>
              <w:t>ofhaldinna</w:t>
            </w:r>
            <w:r w:rsidR="003F0362" w:rsidRPr="005E2666">
              <w:rPr>
                <w:i/>
                <w:iCs/>
              </w:rPr>
              <w:t xml:space="preserve"> </w:t>
            </w:r>
            <w:r w:rsidR="003F0362" w:rsidRPr="005E2666">
              <w:t>flokka</w:t>
            </w:r>
            <w:r w:rsidR="0028553E" w:rsidRPr="005E2666">
              <w:t>, þ.e.</w:t>
            </w:r>
            <w:r w:rsidRPr="005E2666">
              <w:t xml:space="preserve"> flokka </w:t>
            </w:r>
            <w:r w:rsidR="0028553E" w:rsidRPr="005E2666">
              <w:t>sem hafa nú of mörg sæti miðað við landsú</w:t>
            </w:r>
            <w:r w:rsidR="003F0362" w:rsidRPr="005E2666">
              <w:t>rs</w:t>
            </w:r>
            <w:r w:rsidR="0028553E" w:rsidRPr="005E2666">
              <w:t xml:space="preserve">litin, </w:t>
            </w:r>
            <w:r w:rsidRPr="005E2666">
              <w:t xml:space="preserve">og um leið hinna </w:t>
            </w:r>
            <w:r w:rsidRPr="005E2666">
              <w:rPr>
                <w:i/>
                <w:iCs/>
              </w:rPr>
              <w:t>vanhöldnu</w:t>
            </w:r>
            <w:r w:rsidRPr="005E2666">
              <w:t xml:space="preserve"> </w:t>
            </w:r>
            <w:r w:rsidR="0028553E" w:rsidRPr="005E2666">
              <w:t xml:space="preserve">þar sem þessu er öfugt </w:t>
            </w:r>
            <w:r w:rsidR="000055CC" w:rsidRPr="005E2666">
              <w:t>varið</w:t>
            </w:r>
            <w:r w:rsidR="0028553E" w:rsidRPr="005E2666">
              <w:t xml:space="preserve">. </w:t>
            </w:r>
          </w:p>
          <w:p w14:paraId="09E3CAA5" w14:textId="33E6F56B" w:rsidR="00B93D24" w:rsidRPr="005E2666" w:rsidRDefault="0028553E" w:rsidP="00E15CA6">
            <w:pPr>
              <w:pStyle w:val="Reitur"/>
            </w:pPr>
            <w:r w:rsidRPr="005E2666">
              <w:t>L</w:t>
            </w:r>
            <w:r w:rsidR="00B93D24" w:rsidRPr="005E2666">
              <w:t xml:space="preserve">eitað </w:t>
            </w:r>
            <w:r w:rsidR="003F0362" w:rsidRPr="005E2666">
              <w:t xml:space="preserve">er </w:t>
            </w:r>
            <w:r w:rsidR="00B93D24" w:rsidRPr="005E2666">
              <w:t>að síðast fengnu listasæti ofhaldins flokks og næsta sæti vanhaldins flokks í sama kjördæmi</w:t>
            </w:r>
            <w:r w:rsidR="003F0362" w:rsidRPr="005E2666">
              <w:t xml:space="preserve">. </w:t>
            </w:r>
            <w:r w:rsidR="00B93D24" w:rsidRPr="005E2666">
              <w:t xml:space="preserve">Gáð er hvar hlutfallið er </w:t>
            </w:r>
            <w:r w:rsidR="00276EF2" w:rsidRPr="005E2666">
              <w:t>lægst</w:t>
            </w:r>
            <w:r w:rsidR="00B93D24" w:rsidRPr="005E2666">
              <w:t xml:space="preserve"> milli atkvæðadeild</w:t>
            </w:r>
            <w:r w:rsidR="009366C8" w:rsidRPr="005E2666">
              <w:t>ar</w:t>
            </w:r>
            <w:r w:rsidR="00B93D24" w:rsidRPr="005E2666">
              <w:t xml:space="preserve"> hins ofhaldna á móti deild þess vanhaldna. Þar er sæti víxlað frá hinum fyrrnefnda til hins síðarnefnda. </w:t>
            </w:r>
          </w:p>
          <w:p w14:paraId="1F90F6A1" w14:textId="73EBADEF" w:rsidR="00B93D24" w:rsidRPr="005E2666" w:rsidRDefault="00B93D24" w:rsidP="00E15CA6">
            <w:pPr>
              <w:pStyle w:val="Reitur"/>
            </w:pPr>
            <w:r w:rsidRPr="005E2666">
              <w:lastRenderedPageBreak/>
              <w:t xml:space="preserve">Þessi aðferð </w:t>
            </w:r>
            <w:r w:rsidR="0028553E" w:rsidRPr="005E2666">
              <w:t xml:space="preserve">kom til álita </w:t>
            </w:r>
            <w:r w:rsidR="003F0362" w:rsidRPr="005E2666">
              <w:t xml:space="preserve">við endurskoðun kosningakerfisins á níunda áratugnum </w:t>
            </w:r>
            <w:r w:rsidR="0028553E" w:rsidRPr="005E2666">
              <w:t xml:space="preserve">og </w:t>
            </w:r>
            <w:r w:rsidRPr="005E2666">
              <w:t xml:space="preserve">var til umræðu milli </w:t>
            </w:r>
            <w:r w:rsidR="00A6690A" w:rsidRPr="005E2666">
              <w:t>þing</w:t>
            </w:r>
            <w:r w:rsidRPr="005E2666">
              <w:t xml:space="preserve">flokkanna </w:t>
            </w:r>
            <w:r w:rsidR="003F0362" w:rsidRPr="005E2666">
              <w:t xml:space="preserve">strax </w:t>
            </w:r>
            <w:r w:rsidRPr="005E2666">
              <w:t xml:space="preserve">í árslok 1982. Svíar </w:t>
            </w:r>
            <w:r w:rsidR="000417C4" w:rsidRPr="005E2666">
              <w:t>tóku</w:t>
            </w:r>
            <w:r w:rsidRPr="005E2666">
              <w:t xml:space="preserve"> </w:t>
            </w:r>
            <w:r w:rsidR="003F0362" w:rsidRPr="005E2666">
              <w:t>aðferðina</w:t>
            </w:r>
            <w:r w:rsidRPr="005E2666">
              <w:t xml:space="preserve"> upp að hluta 2014.</w:t>
            </w:r>
          </w:p>
        </w:tc>
        <w:tc>
          <w:tcPr>
            <w:tcW w:w="1985" w:type="dxa"/>
          </w:tcPr>
          <w:p w14:paraId="1752466C" w14:textId="77777777" w:rsidR="00B93D24" w:rsidRPr="005E2666" w:rsidRDefault="00B93D24" w:rsidP="00E15CA6">
            <w:pPr>
              <w:pStyle w:val="Reitur"/>
            </w:pPr>
          </w:p>
        </w:tc>
      </w:tr>
      <w:tr w:rsidR="006D441B" w:rsidRPr="005E2666" w14:paraId="0E76BC5C" w14:textId="77777777" w:rsidTr="002C3B26">
        <w:tc>
          <w:tcPr>
            <w:tcW w:w="1413" w:type="dxa"/>
          </w:tcPr>
          <w:p w14:paraId="52D233F9" w14:textId="77777777" w:rsidR="006D441B" w:rsidRPr="005E2666" w:rsidRDefault="006D441B" w:rsidP="00E15CA6">
            <w:pPr>
              <w:pStyle w:val="Feitreitur"/>
            </w:pPr>
            <w:r w:rsidRPr="005E2666">
              <w:t>Optimal divisor method</w:t>
            </w:r>
          </w:p>
        </w:tc>
        <w:tc>
          <w:tcPr>
            <w:tcW w:w="1276" w:type="dxa"/>
          </w:tcPr>
          <w:p w14:paraId="6520B9E0" w14:textId="12288BDC" w:rsidR="006D441B" w:rsidRPr="005E2666" w:rsidRDefault="006D441B" w:rsidP="00913A65">
            <w:pPr>
              <w:pStyle w:val="Reitur"/>
            </w:pPr>
            <w:r w:rsidRPr="005E2666">
              <w:t xml:space="preserve">Besta </w:t>
            </w:r>
            <w:r w:rsidR="0028553E" w:rsidRPr="005E2666">
              <w:t>deilireglu-</w:t>
            </w:r>
            <w:r w:rsidRPr="005E2666">
              <w:t xml:space="preserve">aðferð </w:t>
            </w:r>
          </w:p>
        </w:tc>
        <w:tc>
          <w:tcPr>
            <w:tcW w:w="4252" w:type="dxa"/>
          </w:tcPr>
          <w:p w14:paraId="37DA91AC" w14:textId="516928FB" w:rsidR="0028553E" w:rsidRPr="005E2666" w:rsidRDefault="006D441B" w:rsidP="00913A65">
            <w:pPr>
              <w:pStyle w:val="Reitur"/>
            </w:pPr>
            <w:r w:rsidRPr="005E2666">
              <w:t>Jöfnunarsætunum er þannig útdeilt að margfeldi atkvæðadeilda þeirra sem sæti hljóta s</w:t>
            </w:r>
            <w:r w:rsidR="0028553E" w:rsidRPr="005E2666">
              <w:t>é sem stærst</w:t>
            </w:r>
            <w:r w:rsidRPr="005E2666">
              <w:t xml:space="preserve">. </w:t>
            </w:r>
            <w:r w:rsidR="00BD7EEF" w:rsidRPr="005E2666">
              <w:t>Aðferð þessi</w:t>
            </w:r>
            <w:r w:rsidRPr="005E2666">
              <w:t xml:space="preserve"> uppfyllir ein </w:t>
            </w:r>
            <w:r w:rsidR="00C27D9B" w:rsidRPr="005E2666">
              <w:t xml:space="preserve">allra </w:t>
            </w:r>
            <w:r w:rsidRPr="005E2666">
              <w:t xml:space="preserve">ýmis gæðaskilyrði eins og að listi tapi aldrei sæti við að hljóta fleiri atkvæði. </w:t>
            </w:r>
          </w:p>
          <w:p w14:paraId="30E9C3E2" w14:textId="0FFEADA2" w:rsidR="003F0362" w:rsidRPr="005E2666" w:rsidRDefault="003F0362" w:rsidP="00913A65">
            <w:pPr>
              <w:pStyle w:val="Reitur"/>
            </w:pPr>
            <w:r w:rsidRPr="005E2666">
              <w:t xml:space="preserve">Þessa deiliregluaðferð má túlka þannig að svokölluð </w:t>
            </w:r>
            <w:r w:rsidRPr="005E2666">
              <w:rPr>
                <w:i/>
                <w:iCs/>
              </w:rPr>
              <w:t>óreiða</w:t>
            </w:r>
            <w:r w:rsidRPr="005E2666">
              <w:t xml:space="preserve"> (e. entropy), sem kemur víða við sögu í stærð- og eðlisfræði,</w:t>
            </w:r>
            <w:del w:id="208" w:author="Kristján Jónasson - HI" w:date="2022-06-25T09:27:00Z">
              <w:r w:rsidRPr="005E2666" w:rsidDel="004142CF">
                <w:delText xml:space="preserve">  </w:delText>
              </w:r>
            </w:del>
            <w:ins w:id="209" w:author="Kristján Jónasson - HI" w:date="2022-06-25T09:27:00Z">
              <w:r w:rsidR="004142CF">
                <w:t xml:space="preserve"> </w:t>
              </w:r>
            </w:ins>
            <w:r w:rsidRPr="005E2666">
              <w:t>verður aldrei meiri en með slíkri aðferð. Hér er óreiðan skilgreind sem margfeldi allra atkvæðadeilda sem standi að baki úthlutuðum sætum, eða summa logra af deildunum. (Strangt til tekið er það neikvæða gildið af þessari tölu þegar talað er um óreiðu!) Allar aðrar aðferðir hafa lægri óreiðutölu, í einstaka úrslitum jafna þeirri hæstu. Því er óreiðan viss mælikvarði á það hve nærri bestu lausn er komist. Sjá síðar um gæðamælikvarða.</w:t>
            </w:r>
          </w:p>
          <w:p w14:paraId="3387A370" w14:textId="3A6B3491" w:rsidR="006D441B" w:rsidRPr="005E2666" w:rsidRDefault="003F0362" w:rsidP="00913A65">
            <w:pPr>
              <w:pStyle w:val="Reitur"/>
            </w:pPr>
            <w:r w:rsidRPr="005E2666">
              <w:t>Aðferðin</w:t>
            </w:r>
            <w:r w:rsidR="006D441B" w:rsidRPr="005E2666">
              <w:t xml:space="preserve"> </w:t>
            </w:r>
            <w:r w:rsidR="00BD7EEF" w:rsidRPr="005E2666">
              <w:t>er</w:t>
            </w:r>
            <w:r w:rsidR="006D441B" w:rsidRPr="005E2666">
              <w:t xml:space="preserve"> </w:t>
            </w:r>
            <w:r w:rsidR="00BD7EEF" w:rsidRPr="005E2666">
              <w:t xml:space="preserve">því miður </w:t>
            </w:r>
            <w:r w:rsidR="0028553E" w:rsidRPr="005E2666">
              <w:t>vart skiljanleg almenningi</w:t>
            </w:r>
            <w:r w:rsidR="006D441B" w:rsidRPr="005E2666">
              <w:t xml:space="preserve"> og er þar með </w:t>
            </w:r>
            <w:r w:rsidR="00BD7EEF" w:rsidRPr="005E2666">
              <w:t>trúlega ekki</w:t>
            </w:r>
            <w:r w:rsidR="006D441B" w:rsidRPr="005E2666">
              <w:t xml:space="preserve"> pólitískt nothæf.</w:t>
            </w:r>
            <w:r w:rsidRPr="005E2666">
              <w:t xml:space="preserve"> En er mikilvæg viðmiðun fyrir allar aðrar aðferðir.</w:t>
            </w:r>
          </w:p>
        </w:tc>
        <w:tc>
          <w:tcPr>
            <w:tcW w:w="1985" w:type="dxa"/>
          </w:tcPr>
          <w:p w14:paraId="7595CA17" w14:textId="77777777" w:rsidR="006D441B" w:rsidRPr="005E2666" w:rsidRDefault="006D441B" w:rsidP="00E15CA6">
            <w:pPr>
              <w:pStyle w:val="Reitur"/>
            </w:pPr>
          </w:p>
        </w:tc>
      </w:tr>
    </w:tbl>
    <w:p w14:paraId="3B0D8D77" w14:textId="77777777" w:rsidR="00786DFF" w:rsidRDefault="00786DFF" w:rsidP="00E15CA6">
      <w:pPr>
        <w:pStyle w:val="Texti"/>
      </w:pPr>
    </w:p>
    <w:p w14:paraId="0DA34D2A" w14:textId="69265C1D" w:rsidR="004F65E9" w:rsidRPr="00680C6E" w:rsidRDefault="00D5075F" w:rsidP="005D651B">
      <w:pPr>
        <w:pStyle w:val="Heading3"/>
      </w:pPr>
      <w:bookmarkStart w:id="210" w:name="_Toc105511123"/>
      <w:r w:rsidRPr="00344032">
        <w:t>S</w:t>
      </w:r>
      <w:r w:rsidR="00AF2356" w:rsidRPr="00344032">
        <w:t>pecification of seat numbers:</w:t>
      </w:r>
      <w:r w:rsidR="00AF2356" w:rsidRPr="00680C6E">
        <w:t xml:space="preserve"> </w:t>
      </w:r>
      <w:r w:rsidR="00E751BC" w:rsidRPr="00680C6E">
        <w:t>Breytingar á skipan sæta</w:t>
      </w:r>
      <w:bookmarkEnd w:id="210"/>
    </w:p>
    <w:p w14:paraId="754660E8" w14:textId="47DC7055" w:rsidR="00F54912" w:rsidRPr="00A97120" w:rsidRDefault="00E02511" w:rsidP="008D11C0">
      <w:pPr>
        <w:pStyle w:val="Texti"/>
        <w:jc w:val="center"/>
      </w:pPr>
      <w:r>
        <w:rPr>
          <w:noProof/>
        </w:rPr>
        <w:drawing>
          <wp:inline distT="0" distB="0" distL="0" distR="0" wp14:anchorId="6ECE5135" wp14:editId="5457EC42">
            <wp:extent cx="5759450" cy="1026160"/>
            <wp:effectExtent l="0" t="0" r="0" b="254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19"/>
                    <a:stretch>
                      <a:fillRect/>
                    </a:stretch>
                  </pic:blipFill>
                  <pic:spPr>
                    <a:xfrm>
                      <a:off x="0" y="0"/>
                      <a:ext cx="5759450" cy="1026160"/>
                    </a:xfrm>
                    <a:prstGeom prst="rect">
                      <a:avLst/>
                    </a:prstGeom>
                  </pic:spPr>
                </pic:pic>
              </a:graphicData>
            </a:graphic>
          </wp:inline>
        </w:drawing>
      </w:r>
    </w:p>
    <w:tbl>
      <w:tblPr>
        <w:tblStyle w:val="TableGrid"/>
        <w:tblW w:w="8926" w:type="dxa"/>
        <w:tblLook w:val="04A0" w:firstRow="1" w:lastRow="0" w:firstColumn="1" w:lastColumn="0" w:noHBand="0" w:noVBand="1"/>
      </w:tblPr>
      <w:tblGrid>
        <w:gridCol w:w="1413"/>
        <w:gridCol w:w="1985"/>
        <w:gridCol w:w="5528"/>
      </w:tblGrid>
      <w:tr w:rsidR="00A6690A" w:rsidRPr="00A97120" w14:paraId="564A2FAC" w14:textId="77777777" w:rsidTr="00A6690A">
        <w:tc>
          <w:tcPr>
            <w:tcW w:w="1413" w:type="dxa"/>
          </w:tcPr>
          <w:p w14:paraId="43568E3C" w14:textId="386ADDC2" w:rsidR="00A6690A" w:rsidRPr="00F72AF5" w:rsidRDefault="00F359CF" w:rsidP="00E15CA6">
            <w:pPr>
              <w:pStyle w:val="Feitreitur"/>
            </w:pPr>
            <w:r w:rsidRPr="00F72AF5">
              <w:t>Specification of seat numbers</w:t>
            </w:r>
          </w:p>
        </w:tc>
        <w:tc>
          <w:tcPr>
            <w:tcW w:w="1985" w:type="dxa"/>
          </w:tcPr>
          <w:p w14:paraId="6756DD0F" w14:textId="77777777" w:rsidR="00A6690A" w:rsidRPr="00F72AF5" w:rsidRDefault="00A6690A" w:rsidP="00E15CA6">
            <w:pPr>
              <w:pStyle w:val="Reitur"/>
            </w:pPr>
            <w:r w:rsidRPr="00F72AF5">
              <w:t>Valkostir við skiptingu sæta</w:t>
            </w:r>
          </w:p>
        </w:tc>
        <w:tc>
          <w:tcPr>
            <w:tcW w:w="5528" w:type="dxa"/>
          </w:tcPr>
          <w:p w14:paraId="0A6B6D3B" w14:textId="0770F201" w:rsidR="00A6690A" w:rsidRPr="00A97120" w:rsidRDefault="00A6690A" w:rsidP="00E15CA6">
            <w:pPr>
              <w:pStyle w:val="Reitur"/>
            </w:pPr>
            <w:r w:rsidRPr="00A97120">
              <w:t>Tölur kjördæmis- og jöfnunarsæta í hverju kjördæmanna í viðkomandi kosningakerfi.</w:t>
            </w:r>
          </w:p>
        </w:tc>
      </w:tr>
    </w:tbl>
    <w:p w14:paraId="6BC6FB5C" w14:textId="41853DD5" w:rsidR="000374CB" w:rsidRDefault="000374CB" w:rsidP="00E15CA6">
      <w:pPr>
        <w:pStyle w:val="Texti"/>
      </w:pPr>
    </w:p>
    <w:p w14:paraId="0CFD64B3" w14:textId="579B826D" w:rsidR="00F433A4" w:rsidRDefault="00AF2356" w:rsidP="00E15CA6">
      <w:pPr>
        <w:pStyle w:val="Texti"/>
      </w:pPr>
      <w:r w:rsidRPr="00A97120">
        <w:t>Enda þótt</w:t>
      </w:r>
      <w:r w:rsidR="00DE36C1" w:rsidRPr="00A97120">
        <w:t xml:space="preserve"> tala og skipting sæta milli kjördæma</w:t>
      </w:r>
      <w:r w:rsidR="00583C7D" w:rsidRPr="00A97120">
        <w:t>, svo og í kjördæmis- eða jöfnunarsæti</w:t>
      </w:r>
      <w:r w:rsidR="002A6228" w:rsidRPr="00A97120">
        <w:t xml:space="preserve">, sé </w:t>
      </w:r>
      <w:r w:rsidR="004A151B">
        <w:t xml:space="preserve">þegar </w:t>
      </w:r>
      <w:r w:rsidR="004A151B" w:rsidRPr="00A97120">
        <w:t xml:space="preserve">tilgreind </w:t>
      </w:r>
      <w:r w:rsidR="002A6228" w:rsidRPr="00A97120">
        <w:t xml:space="preserve">á síðunni </w:t>
      </w:r>
      <w:r w:rsidR="00C37070" w:rsidRPr="00A97120">
        <w:rPr>
          <w:i/>
          <w:iCs/>
        </w:rPr>
        <w:t>Source v</w:t>
      </w:r>
      <w:r w:rsidR="002A6228" w:rsidRPr="00A97120">
        <w:rPr>
          <w:i/>
          <w:iCs/>
        </w:rPr>
        <w:t>otes and seat</w:t>
      </w:r>
      <w:r w:rsidR="00A6690A" w:rsidRPr="00A97120">
        <w:rPr>
          <w:i/>
          <w:iCs/>
        </w:rPr>
        <w:t>s</w:t>
      </w:r>
      <w:r w:rsidR="008F7F84" w:rsidRPr="00A97120">
        <w:rPr>
          <w:i/>
          <w:iCs/>
        </w:rPr>
        <w:t>,</w:t>
      </w:r>
      <w:r w:rsidR="00583C7D" w:rsidRPr="00A97120">
        <w:t xml:space="preserve"> getur notandinn breytt</w:t>
      </w:r>
      <w:r w:rsidR="00372F01" w:rsidRPr="00A97120">
        <w:t xml:space="preserve"> þessum tölum í einstökum </w:t>
      </w:r>
      <w:r w:rsidR="007F1B51" w:rsidRPr="00A97120">
        <w:t>kosningakerfum. Þetta má gera eins og hér</w:t>
      </w:r>
      <w:r w:rsidR="00BC48D8" w:rsidRPr="00A97120">
        <w:t xml:space="preserve"> s</w:t>
      </w:r>
      <w:r w:rsidR="007F1B51" w:rsidRPr="00A97120">
        <w:t>egir</w:t>
      </w:r>
      <w:r w:rsidR="003D114F" w:rsidRPr="00A97120">
        <w:t xml:space="preserve"> með því að velja tilsvarandi valkost</w:t>
      </w:r>
      <w:r w:rsidR="00BC48D8" w:rsidRPr="00A97120">
        <w:t>:</w:t>
      </w:r>
    </w:p>
    <w:p w14:paraId="212167C8" w14:textId="77777777" w:rsidR="008D11C0" w:rsidRDefault="008D11C0" w:rsidP="00E15CA6">
      <w:pPr>
        <w:pStyle w:val="Texti"/>
        <w:rPr>
          <w:noProof/>
        </w:rPr>
      </w:pPr>
    </w:p>
    <w:p w14:paraId="056141BB" w14:textId="36316CA3" w:rsidR="007573CC" w:rsidRPr="00A97120" w:rsidRDefault="00CC2942" w:rsidP="008D11C0">
      <w:pPr>
        <w:pStyle w:val="Texti"/>
        <w:jc w:val="left"/>
      </w:pPr>
      <w:r w:rsidRPr="00A97120">
        <w:rPr>
          <w:noProof/>
        </w:rPr>
        <w:drawing>
          <wp:inline distT="0" distB="0" distL="0" distR="0" wp14:anchorId="17A3BA5B" wp14:editId="2F3F9B31">
            <wp:extent cx="4839194" cy="944089"/>
            <wp:effectExtent l="0" t="0" r="0" b="889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0"/>
                    <a:srcRect l="50759" t="60410" r="24876" b="22706"/>
                    <a:stretch/>
                  </pic:blipFill>
                  <pic:spPr bwMode="auto">
                    <a:xfrm>
                      <a:off x="0" y="0"/>
                      <a:ext cx="4962458" cy="96813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067" w:type="dxa"/>
        <w:tblLook w:val="04A0" w:firstRow="1" w:lastRow="0" w:firstColumn="1" w:lastColumn="0" w:noHBand="0" w:noVBand="1"/>
      </w:tblPr>
      <w:tblGrid>
        <w:gridCol w:w="1838"/>
        <w:gridCol w:w="1706"/>
        <w:gridCol w:w="5523"/>
      </w:tblGrid>
      <w:tr w:rsidR="00805D55" w:rsidRPr="005E2666" w14:paraId="2B07A89E" w14:textId="77777777" w:rsidTr="009514C1">
        <w:tc>
          <w:tcPr>
            <w:tcW w:w="1838" w:type="dxa"/>
          </w:tcPr>
          <w:p w14:paraId="1D7162E2" w14:textId="6393A8DC" w:rsidR="00805D55" w:rsidRPr="005E2666" w:rsidRDefault="00805D55" w:rsidP="00E15CA6">
            <w:pPr>
              <w:pStyle w:val="Feitreitur"/>
            </w:pPr>
            <w:r w:rsidRPr="005E2666">
              <w:t>Specify seat numbers by changing individual values</w:t>
            </w:r>
          </w:p>
        </w:tc>
        <w:tc>
          <w:tcPr>
            <w:tcW w:w="1706" w:type="dxa"/>
          </w:tcPr>
          <w:p w14:paraId="21EB38EB" w14:textId="32C1EB85" w:rsidR="00805D55" w:rsidRPr="005E2666" w:rsidRDefault="00805D55" w:rsidP="00E15CA6">
            <w:pPr>
              <w:pStyle w:val="Reitur"/>
            </w:pPr>
            <w:r w:rsidRPr="005E2666">
              <w:t>Breyta má einstökum sætatölum</w:t>
            </w:r>
          </w:p>
        </w:tc>
        <w:tc>
          <w:tcPr>
            <w:tcW w:w="5523" w:type="dxa"/>
          </w:tcPr>
          <w:p w14:paraId="57F3476B" w14:textId="40673BA9" w:rsidR="00805D55" w:rsidRPr="005E2666" w:rsidRDefault="00805D55" w:rsidP="00E15CA6">
            <w:pPr>
              <w:pStyle w:val="Reitur"/>
            </w:pPr>
            <w:r w:rsidRPr="005E2666">
              <w:t>Þetta má gera með því að fara inn í sætatöfluna til hægri við hnapp</w:t>
            </w:r>
            <w:r w:rsidR="00F433A4" w:rsidRPr="005E2666">
              <w:t>inn</w:t>
            </w:r>
            <w:r w:rsidRPr="005E2666">
              <w:t xml:space="preserve"> og breyta einstökum tölum.</w:t>
            </w:r>
          </w:p>
        </w:tc>
      </w:tr>
      <w:tr w:rsidR="00805D55" w:rsidRPr="005E2666" w14:paraId="3C13264D" w14:textId="77777777" w:rsidTr="009514C1">
        <w:tc>
          <w:tcPr>
            <w:tcW w:w="1838" w:type="dxa"/>
          </w:tcPr>
          <w:p w14:paraId="1A6A0DFB" w14:textId="426256CB" w:rsidR="00805D55" w:rsidRPr="005E2666" w:rsidRDefault="00805D55" w:rsidP="00E15CA6">
            <w:pPr>
              <w:pStyle w:val="Feitreitur"/>
            </w:pPr>
            <w:r w:rsidRPr="005E2666">
              <w:t>Make all seats adjustment seats</w:t>
            </w:r>
          </w:p>
        </w:tc>
        <w:tc>
          <w:tcPr>
            <w:tcW w:w="1706" w:type="dxa"/>
          </w:tcPr>
          <w:p w14:paraId="71A728AD" w14:textId="28458208" w:rsidR="00805D55" w:rsidRPr="005E2666" w:rsidRDefault="00805D55" w:rsidP="00E15CA6">
            <w:pPr>
              <w:pStyle w:val="Reitur"/>
            </w:pPr>
            <w:r w:rsidRPr="005E2666">
              <w:t>Breyta öllum sætum í jöfnunarsæti</w:t>
            </w:r>
          </w:p>
        </w:tc>
        <w:tc>
          <w:tcPr>
            <w:tcW w:w="5523" w:type="dxa"/>
          </w:tcPr>
          <w:p w14:paraId="34D07487" w14:textId="3857D799" w:rsidR="00805D55" w:rsidRPr="005E2666" w:rsidRDefault="004723E8" w:rsidP="00E15CA6">
            <w:pPr>
              <w:pStyle w:val="Reitur"/>
            </w:pPr>
            <w:r w:rsidRPr="005E2666">
              <w:t xml:space="preserve">Með því að hafa öll sæti </w:t>
            </w:r>
            <w:r w:rsidR="00AA01D5" w:rsidRPr="005E2666">
              <w:t>jöfnunarsæti fæst t.d. fullur jöfnuður milli flokka á landsvísu.</w:t>
            </w:r>
            <w:r w:rsidR="005E3773" w:rsidRPr="005E2666">
              <w:t xml:space="preserve"> </w:t>
            </w:r>
            <w:r w:rsidR="004F05C8" w:rsidRPr="005E2666">
              <w:t>Með þessu móti fæst visst gæðaviðmið.</w:t>
            </w:r>
            <w:del w:id="211" w:author="Kristján Jónasson - HI" w:date="2022-06-25T09:27:00Z">
              <w:r w:rsidR="004F05C8" w:rsidRPr="005E2666" w:rsidDel="004142CF">
                <w:delText xml:space="preserve">  </w:delText>
              </w:r>
            </w:del>
            <w:ins w:id="212" w:author="Kristján Jónasson - HI" w:date="2022-06-25T09:27:00Z">
              <w:r w:rsidR="004142CF">
                <w:t xml:space="preserve"> </w:t>
              </w:r>
            </w:ins>
            <w:r w:rsidR="005E3773" w:rsidRPr="005E2666">
              <w:t xml:space="preserve">Athuga ber að hugsanlegir þröskuldar </w:t>
            </w:r>
            <w:r w:rsidR="004364B9" w:rsidRPr="005E2666">
              <w:t>haldast.</w:t>
            </w:r>
          </w:p>
        </w:tc>
      </w:tr>
      <w:tr w:rsidR="00805D55" w:rsidRPr="005E2666" w14:paraId="1F487147" w14:textId="77777777" w:rsidTr="009514C1">
        <w:tc>
          <w:tcPr>
            <w:tcW w:w="1838" w:type="dxa"/>
          </w:tcPr>
          <w:p w14:paraId="113B1004" w14:textId="2F34A6E0" w:rsidR="00805D55" w:rsidRPr="005E2666" w:rsidRDefault="00805D55" w:rsidP="00E15CA6">
            <w:pPr>
              <w:pStyle w:val="Feitreitur"/>
            </w:pPr>
            <w:r w:rsidRPr="005E2666">
              <w:t>Make all seats constituency seats</w:t>
            </w:r>
          </w:p>
        </w:tc>
        <w:tc>
          <w:tcPr>
            <w:tcW w:w="1706" w:type="dxa"/>
          </w:tcPr>
          <w:p w14:paraId="21E21105" w14:textId="7F7C1B34" w:rsidR="00805D55" w:rsidRPr="005E2666" w:rsidRDefault="00805D55" w:rsidP="00E15CA6">
            <w:pPr>
              <w:pStyle w:val="Reitur"/>
            </w:pPr>
            <w:r w:rsidRPr="005E2666">
              <w:t>Breyta öllum sætum í kjördæmissæti</w:t>
            </w:r>
          </w:p>
        </w:tc>
        <w:tc>
          <w:tcPr>
            <w:tcW w:w="5523" w:type="dxa"/>
          </w:tcPr>
          <w:p w14:paraId="78B3A832" w14:textId="53981FEF" w:rsidR="00805D55" w:rsidRPr="005E2666" w:rsidRDefault="004F05C8" w:rsidP="00E15CA6">
            <w:pPr>
              <w:pStyle w:val="Reitur"/>
            </w:pPr>
            <w:r w:rsidRPr="005E2666">
              <w:t>Þetta má nota til að kanna</w:t>
            </w:r>
            <w:r w:rsidR="00805D55" w:rsidRPr="005E2666">
              <w:t xml:space="preserve"> hvenær og hvernig úthlutun sæta </w:t>
            </w:r>
            <w:r w:rsidR="00361E50" w:rsidRPr="005E2666">
              <w:t xml:space="preserve">með einhverri tiltekinni aðferð </w:t>
            </w:r>
            <w:r w:rsidR="00805D55" w:rsidRPr="005E2666">
              <w:t xml:space="preserve">kann að </w:t>
            </w:r>
            <w:r w:rsidR="003F0362" w:rsidRPr="005E2666">
              <w:t>raska hreinni</w:t>
            </w:r>
            <w:r w:rsidR="00361E50" w:rsidRPr="005E2666">
              <w:t xml:space="preserve"> kjördæmisúthlutun.</w:t>
            </w:r>
          </w:p>
        </w:tc>
      </w:tr>
      <w:tr w:rsidR="00805D55" w:rsidRPr="005E2666" w14:paraId="6EFF2CEF" w14:textId="77777777" w:rsidTr="009514C1">
        <w:tc>
          <w:tcPr>
            <w:tcW w:w="1838" w:type="dxa"/>
          </w:tcPr>
          <w:p w14:paraId="04639316" w14:textId="565114ED" w:rsidR="00805D55" w:rsidRPr="005E2666" w:rsidRDefault="00805D55" w:rsidP="00E15CA6">
            <w:pPr>
              <w:pStyle w:val="Feitreitur"/>
            </w:pPr>
            <w:r w:rsidRPr="005E2666">
              <w:lastRenderedPageBreak/>
              <w:t>Combine all constituencies into one</w:t>
            </w:r>
          </w:p>
        </w:tc>
        <w:tc>
          <w:tcPr>
            <w:tcW w:w="1706" w:type="dxa"/>
          </w:tcPr>
          <w:p w14:paraId="7B0E6ABC" w14:textId="021DCAA5" w:rsidR="00805D55" w:rsidRPr="005E2666" w:rsidRDefault="00805D55" w:rsidP="00E15CA6">
            <w:pPr>
              <w:pStyle w:val="Reitur"/>
            </w:pPr>
            <w:r w:rsidRPr="005E2666">
              <w:t>Sameina öll kjördæmin í eitt landskjördæmi</w:t>
            </w:r>
          </w:p>
        </w:tc>
        <w:tc>
          <w:tcPr>
            <w:tcW w:w="5523" w:type="dxa"/>
          </w:tcPr>
          <w:p w14:paraId="7321B3E4" w14:textId="734E49BF" w:rsidR="00805D55" w:rsidRPr="005E2666" w:rsidRDefault="00805D55" w:rsidP="00E15CA6">
            <w:pPr>
              <w:pStyle w:val="Reitur"/>
            </w:pPr>
            <w:r w:rsidRPr="005E2666">
              <w:t>Með þessu fæst á einfaldan hátt samanburðarmæling á því hvort fullur jöfnuður næst milli flokka.</w:t>
            </w:r>
            <w:r w:rsidR="00D6504B" w:rsidRPr="005E2666">
              <w:t xml:space="preserve"> </w:t>
            </w:r>
            <w:r w:rsidR="00F9414E" w:rsidRPr="005E2666">
              <w:t>H</w:t>
            </w:r>
            <w:r w:rsidR="00D6504B" w:rsidRPr="005E2666">
              <w:t>ugsanlegir þröskuldar haldast.</w:t>
            </w:r>
          </w:p>
        </w:tc>
      </w:tr>
      <w:tr w:rsidR="00805D55" w:rsidRPr="005E2666" w14:paraId="47926E73" w14:textId="77777777" w:rsidTr="009514C1">
        <w:tc>
          <w:tcPr>
            <w:tcW w:w="1838" w:type="dxa"/>
          </w:tcPr>
          <w:p w14:paraId="2E2A83E0" w14:textId="14A92BB6" w:rsidR="00805D55" w:rsidRPr="005E2666" w:rsidRDefault="00805D55" w:rsidP="00E15CA6">
            <w:pPr>
              <w:pStyle w:val="Feitreitur"/>
            </w:pPr>
            <w:r w:rsidRPr="005E2666">
              <w:t>Use values from „</w:t>
            </w:r>
            <w:r w:rsidR="009D00BC" w:rsidRPr="005E2666">
              <w:t>Source v</w:t>
            </w:r>
            <w:r w:rsidRPr="005E2666">
              <w:t>otes and seats“</w:t>
            </w:r>
            <w:r w:rsidR="009D00BC" w:rsidRPr="005E2666">
              <w:t xml:space="preserve"> tab</w:t>
            </w:r>
          </w:p>
        </w:tc>
        <w:tc>
          <w:tcPr>
            <w:tcW w:w="1706" w:type="dxa"/>
          </w:tcPr>
          <w:p w14:paraId="3011E897" w14:textId="50F39D1D" w:rsidR="00805D55" w:rsidRPr="005E2666" w:rsidRDefault="00805D55" w:rsidP="00E15CA6">
            <w:pPr>
              <w:pStyle w:val="Reitur"/>
            </w:pPr>
            <w:r w:rsidRPr="005E2666">
              <w:t xml:space="preserve">Nota gildin sem gefin eru á síðunni um </w:t>
            </w:r>
            <w:r w:rsidR="00361E50" w:rsidRPr="005E2666">
              <w:t>grunn</w:t>
            </w:r>
            <w:r w:rsidRPr="005E2666">
              <w:t>atkvæði og sæti</w:t>
            </w:r>
          </w:p>
        </w:tc>
        <w:tc>
          <w:tcPr>
            <w:tcW w:w="5523" w:type="dxa"/>
          </w:tcPr>
          <w:p w14:paraId="43C641B7" w14:textId="5E062FF7" w:rsidR="00805D55" w:rsidRPr="005E2666" w:rsidRDefault="00805D55" w:rsidP="00E15CA6">
            <w:pPr>
              <w:pStyle w:val="Reitur"/>
            </w:pPr>
            <w:r w:rsidRPr="005E2666">
              <w:t xml:space="preserve">Nota þá skiptingu sæta sem þegar liggur almennt fyrir úr síðunni </w:t>
            </w:r>
            <w:r w:rsidR="00F9414E" w:rsidRPr="005E2666">
              <w:rPr>
                <w:i/>
                <w:iCs/>
              </w:rPr>
              <w:t>Source</w:t>
            </w:r>
            <w:r w:rsidR="009D00BC" w:rsidRPr="005E2666">
              <w:rPr>
                <w:i/>
                <w:iCs/>
              </w:rPr>
              <w:t xml:space="preserve"> v</w:t>
            </w:r>
            <w:r w:rsidRPr="005E2666">
              <w:rPr>
                <w:i/>
                <w:iCs/>
              </w:rPr>
              <w:t>otes and seats</w:t>
            </w:r>
            <w:r w:rsidRPr="005E2666">
              <w:t>.</w:t>
            </w:r>
          </w:p>
          <w:p w14:paraId="3A14B5E2" w14:textId="0DE2EE62" w:rsidR="00805D55" w:rsidRPr="005E2666" w:rsidRDefault="00805D55" w:rsidP="00E15CA6">
            <w:pPr>
              <w:pStyle w:val="Reitur"/>
            </w:pPr>
            <w:r w:rsidRPr="005E2666">
              <w:t xml:space="preserve">Þetta er </w:t>
            </w:r>
            <w:r w:rsidR="009D00BC" w:rsidRPr="005E2666">
              <w:t xml:space="preserve">jafnframt </w:t>
            </w:r>
            <w:r w:rsidRPr="005E2666">
              <w:t>sjálfgefna valið.</w:t>
            </w:r>
          </w:p>
        </w:tc>
      </w:tr>
    </w:tbl>
    <w:p w14:paraId="71CAFA4A" w14:textId="33C98C0E" w:rsidR="00CC0DEF" w:rsidRDefault="00CC0DEF" w:rsidP="00E15CA6">
      <w:pPr>
        <w:pStyle w:val="Texti"/>
      </w:pPr>
    </w:p>
    <w:p w14:paraId="417E20AF" w14:textId="77777777" w:rsidR="00A406C5" w:rsidRDefault="00A406C5" w:rsidP="00E15CA6">
      <w:pPr>
        <w:pStyle w:val="Texti"/>
      </w:pPr>
    </w:p>
    <w:p w14:paraId="11A74716" w14:textId="6D584A72" w:rsidR="006710AB" w:rsidRDefault="00896C09" w:rsidP="003B5627">
      <w:pPr>
        <w:pStyle w:val="Heading1"/>
      </w:pPr>
      <w:bookmarkStart w:id="213" w:name="_Toc105511124"/>
      <w:r w:rsidRPr="003F0362">
        <w:lastRenderedPageBreak/>
        <w:t>Single</w:t>
      </w:r>
      <w:r w:rsidR="00CC4D7D" w:rsidRPr="003F0362">
        <w:t xml:space="preserve"> election</w:t>
      </w:r>
      <w:r w:rsidR="006710AB" w:rsidRPr="003F0362">
        <w:t>:</w:t>
      </w:r>
      <w:r w:rsidR="006710AB">
        <w:t xml:space="preserve"> </w:t>
      </w:r>
      <w:r w:rsidR="006710AB" w:rsidRPr="006710AB">
        <w:t>Einstakar kosningar</w:t>
      </w:r>
      <w:bookmarkEnd w:id="213"/>
    </w:p>
    <w:p w14:paraId="5061808C" w14:textId="4A315639" w:rsidR="008E2303" w:rsidRPr="006710AB" w:rsidRDefault="006710AB" w:rsidP="00E15CA6">
      <w:pPr>
        <w:pStyle w:val="Texti"/>
      </w:pPr>
      <w:r w:rsidRPr="006710AB">
        <w:t xml:space="preserve">Hér er sætum úthlutað með hverju þeirra kosningakerfa sem hafa verið skilgreint. Þetta er er gert á grundvelli þeirra </w:t>
      </w:r>
      <w:r w:rsidR="003F0362">
        <w:t>grunn</w:t>
      </w:r>
      <w:r w:rsidRPr="006710AB">
        <w:t xml:space="preserve">atkvæða sem skilgreindar hafa verið á síðunni </w:t>
      </w:r>
      <w:r w:rsidRPr="00FD29A9">
        <w:rPr>
          <w:i/>
          <w:iCs/>
        </w:rPr>
        <w:t>Source votes and seats</w:t>
      </w:r>
      <w:r w:rsidRPr="006710AB">
        <w:t>.</w:t>
      </w:r>
    </w:p>
    <w:p w14:paraId="7611BA99" w14:textId="77E2508B" w:rsidR="008E2303" w:rsidRDefault="008E2303" w:rsidP="00E15CA6">
      <w:pPr>
        <w:pStyle w:val="Heading2"/>
      </w:pPr>
      <w:bookmarkStart w:id="214" w:name="_Toc105511125"/>
      <w:r w:rsidRPr="003F0362">
        <w:t xml:space="preserve">Results based on </w:t>
      </w:r>
      <w:r w:rsidR="00361E50" w:rsidRPr="003F0362">
        <w:t>the source votes</w:t>
      </w:r>
      <w:r w:rsidR="00BA649B" w:rsidRPr="003F0362">
        <w:t>:</w:t>
      </w:r>
      <w:r w:rsidR="00BA649B" w:rsidRPr="001113DF">
        <w:t xml:space="preserve"> Niðurstöður byggðar</w:t>
      </w:r>
      <w:r w:rsidR="00BA649B">
        <w:t xml:space="preserve"> á </w:t>
      </w:r>
      <w:r w:rsidR="00361E50">
        <w:t>grunn</w:t>
      </w:r>
      <w:r w:rsidR="00DB1343" w:rsidRPr="00DB1343">
        <w:t>atkvæð</w:t>
      </w:r>
      <w:r w:rsidR="003F0362">
        <w:t>un</w:t>
      </w:r>
      <w:r w:rsidR="00361E50">
        <w:t>um</w:t>
      </w:r>
      <w:bookmarkEnd w:id="214"/>
    </w:p>
    <w:p w14:paraId="4FCAD076" w14:textId="5DEC7B7D" w:rsidR="003B3EFC" w:rsidRDefault="000A54B8" w:rsidP="00E15CA6">
      <w:pPr>
        <w:pStyle w:val="Texti"/>
      </w:pPr>
      <w:r>
        <w:t>Hér má velja</w:t>
      </w:r>
      <w:r w:rsidR="00956B33" w:rsidRPr="00A97120">
        <w:t xml:space="preserve"> </w:t>
      </w:r>
      <w:r w:rsidR="003E3FED" w:rsidRPr="00A97120">
        <w:t>niðurstöður</w:t>
      </w:r>
      <w:r w:rsidR="00956B33" w:rsidRPr="00A97120">
        <w:t xml:space="preserve"> fyrir hver</w:t>
      </w:r>
      <w:r w:rsidR="007823C8" w:rsidRPr="00A97120">
        <w:t>t</w:t>
      </w:r>
      <w:r w:rsidR="00956B33" w:rsidRPr="00A97120">
        <w:t xml:space="preserve"> þeirra kosningakerfa </w:t>
      </w:r>
      <w:r w:rsidR="004D1CB8" w:rsidRPr="00A97120">
        <w:t>sem til skoðunar er.</w:t>
      </w:r>
      <w:r w:rsidR="008A5A0D">
        <w:t xml:space="preserve"> Hér hafa íslenssku lögin verið </w:t>
      </w:r>
      <w:r w:rsidR="008A5A0D" w:rsidRPr="008A5A0D">
        <w:t>valin (IceLaw)</w:t>
      </w:r>
      <w:r w:rsidR="004D1CB8" w:rsidRPr="00A97120">
        <w:t xml:space="preserve"> </w:t>
      </w:r>
    </w:p>
    <w:p w14:paraId="44845D47" w14:textId="24FB340D" w:rsidR="00EB46AB" w:rsidRDefault="00EB46AB" w:rsidP="00E15CA6">
      <w:pPr>
        <w:pStyle w:val="Texti"/>
      </w:pPr>
    </w:p>
    <w:p w14:paraId="15B8D8F6" w14:textId="172FAF39" w:rsidR="00584205" w:rsidRDefault="002972E1" w:rsidP="00E15CA6">
      <w:pPr>
        <w:pStyle w:val="Texti"/>
      </w:pPr>
      <w:r>
        <w:rPr>
          <w:noProof/>
        </w:rPr>
        <w:drawing>
          <wp:inline distT="0" distB="0" distL="0" distR="0" wp14:anchorId="1B61EA96" wp14:editId="383CE503">
            <wp:extent cx="3135085" cy="1096891"/>
            <wp:effectExtent l="0" t="0" r="8255" b="825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1"/>
                    <a:stretch>
                      <a:fillRect/>
                    </a:stretch>
                  </pic:blipFill>
                  <pic:spPr>
                    <a:xfrm>
                      <a:off x="0" y="0"/>
                      <a:ext cx="3153238" cy="1103242"/>
                    </a:xfrm>
                    <a:prstGeom prst="rect">
                      <a:avLst/>
                    </a:prstGeom>
                  </pic:spPr>
                </pic:pic>
              </a:graphicData>
            </a:graphic>
          </wp:inline>
        </w:drawing>
      </w:r>
    </w:p>
    <w:p w14:paraId="31F175EC" w14:textId="77777777" w:rsidR="002972E1" w:rsidRDefault="002972E1" w:rsidP="00E15CA6">
      <w:pPr>
        <w:pStyle w:val="Texti"/>
      </w:pPr>
    </w:p>
    <w:p w14:paraId="16BAD871" w14:textId="47281198" w:rsidR="00415FFD" w:rsidRDefault="00393159" w:rsidP="00E15CA6">
      <w:pPr>
        <w:pStyle w:val="Texti"/>
        <w:rPr>
          <w:noProof/>
        </w:rPr>
      </w:pPr>
      <w:r>
        <w:t xml:space="preserve">Með því að styðja á </w:t>
      </w:r>
      <w:r w:rsidR="00415FFD" w:rsidRPr="0094479E">
        <w:rPr>
          <w:i/>
          <w:iCs/>
        </w:rPr>
        <w:t>Download</w:t>
      </w:r>
      <w:r w:rsidR="0094479E">
        <w:t>-</w:t>
      </w:r>
      <w:r>
        <w:t>kassann</w:t>
      </w:r>
      <w:del w:id="215" w:author="Kristján Jónasson - HI" w:date="2022-06-25T09:27:00Z">
        <w:r w:rsidDel="004142CF">
          <w:delText xml:space="preserve"> </w:delText>
        </w:r>
        <w:r w:rsidR="006E1947" w:rsidDel="004142CF">
          <w:delText xml:space="preserve"> </w:delText>
        </w:r>
      </w:del>
      <w:ins w:id="216" w:author="Kristján Jónasson - HI" w:date="2022-06-25T09:27:00Z">
        <w:r w:rsidR="004142CF">
          <w:t xml:space="preserve"> </w:t>
        </w:r>
      </w:ins>
      <w:r w:rsidR="006E1947">
        <w:t xml:space="preserve">fæst niðurstöðunum hlaðið niður í </w:t>
      </w:r>
      <w:r w:rsidR="00EB46AB">
        <w:t>E</w:t>
      </w:r>
      <w:r w:rsidR="006E1947">
        <w:t>xcel-skjal</w:t>
      </w:r>
      <w:r w:rsidR="00415FFD">
        <w:t xml:space="preserve"> sem notandinn</w:t>
      </w:r>
      <w:del w:id="217" w:author="Kristján Jónasson - HI" w:date="2022-06-25T09:27:00Z">
        <w:r w:rsidR="00415FFD" w:rsidDel="004142CF">
          <w:delText xml:space="preserve">  </w:delText>
        </w:r>
      </w:del>
      <w:ins w:id="218" w:author="Kristján Jónasson - HI" w:date="2022-06-25T09:27:00Z">
        <w:r w:rsidR="004142CF">
          <w:t xml:space="preserve"> </w:t>
        </w:r>
      </w:ins>
      <w:r w:rsidR="00415FFD">
        <w:t>getur gefið nafn og vistunarstað.</w:t>
      </w:r>
      <w:r w:rsidR="00EB46AB" w:rsidRPr="00EB46AB">
        <w:rPr>
          <w:noProof/>
        </w:rPr>
        <w:t xml:space="preserve"> </w:t>
      </w:r>
    </w:p>
    <w:p w14:paraId="190E1D14" w14:textId="6A5B398C" w:rsidR="00415FFD" w:rsidRDefault="00415FFD" w:rsidP="00E15CA6">
      <w:pPr>
        <w:pStyle w:val="Texti"/>
      </w:pPr>
      <w:r>
        <w:t xml:space="preserve">Notandinn getur </w:t>
      </w:r>
      <w:r w:rsidR="0083379E">
        <w:t>síðan</w:t>
      </w:r>
      <w:r>
        <w:t xml:space="preserve"> sjálfur unnið frekar úr </w:t>
      </w:r>
      <w:r w:rsidR="00EB46AB">
        <w:t xml:space="preserve">þeim </w:t>
      </w:r>
      <w:r>
        <w:t>upplýsingunum</w:t>
      </w:r>
      <w:r w:rsidR="00EB46AB">
        <w:t xml:space="preserve"> sem þannig fást.</w:t>
      </w:r>
      <w:r>
        <w:t xml:space="preserve"> </w:t>
      </w:r>
    </w:p>
    <w:p w14:paraId="2B9D075A" w14:textId="77777777" w:rsidR="0083379E" w:rsidRDefault="0083379E" w:rsidP="00E15CA6">
      <w:pPr>
        <w:pStyle w:val="Texti"/>
      </w:pPr>
    </w:p>
    <w:p w14:paraId="5949C760" w14:textId="51A5B2FD" w:rsidR="00077528" w:rsidRPr="00361E50" w:rsidRDefault="00077528" w:rsidP="00E15CA6">
      <w:pPr>
        <w:pStyle w:val="Heading2"/>
      </w:pPr>
      <w:bookmarkStart w:id="219" w:name="_Toc105511126"/>
      <w:r w:rsidRPr="00361E50">
        <w:t>Seat allocation</w:t>
      </w:r>
      <w:r w:rsidR="00361E50" w:rsidRPr="00361E50">
        <w:t>: Úthlutun sæta</w:t>
      </w:r>
      <w:bookmarkEnd w:id="219"/>
    </w:p>
    <w:p w14:paraId="0BFA70AA" w14:textId="16549D00" w:rsidR="004D465E" w:rsidRPr="00647F54" w:rsidRDefault="001908F1" w:rsidP="00E15CA6">
      <w:pPr>
        <w:pStyle w:val="Texti"/>
      </w:pPr>
      <w:r w:rsidRPr="00A97120">
        <w:t xml:space="preserve">Fyrst birtist taflan </w:t>
      </w:r>
      <w:r w:rsidRPr="00A97120">
        <w:rPr>
          <w:i/>
          <w:iCs/>
        </w:rPr>
        <w:t>Seat allocation</w:t>
      </w:r>
      <w:r w:rsidRPr="00A97120">
        <w:t xml:space="preserve"> með sætatölu hvers lista og um leið hvers </w:t>
      </w:r>
      <w:r w:rsidR="00D82E96">
        <w:t xml:space="preserve">kjördæmis og </w:t>
      </w:r>
      <w:r w:rsidRPr="00A97120">
        <w:t xml:space="preserve">flokks í heild. Innan sviga eru jöfnunarsætin tilgreind sérstaklega (séu þau einhver). </w:t>
      </w:r>
      <w:r w:rsidR="006A2974">
        <w:t>My</w:t>
      </w:r>
      <w:r w:rsidR="00446AC4">
        <w:t>n</w:t>
      </w:r>
      <w:r w:rsidR="006A2974">
        <w:t xml:space="preserve">din sýnir </w:t>
      </w:r>
      <w:r w:rsidR="002764C4">
        <w:t>niðurstöðu með úthlutun skv. íslenskum lögum</w:t>
      </w:r>
      <w:r w:rsidR="005F48E6">
        <w:t xml:space="preserve"> á grundvelli </w:t>
      </w:r>
      <w:r w:rsidR="00D65A5D" w:rsidRPr="00D65A5D">
        <w:rPr>
          <w:i/>
          <w:iCs/>
        </w:rPr>
        <w:t>Aldarkosninga</w:t>
      </w:r>
      <w:r w:rsidR="00D65A5D">
        <w:rPr>
          <w:i/>
          <w:iCs/>
        </w:rPr>
        <w:t>rinnar</w:t>
      </w:r>
      <w:r w:rsidR="006C398C">
        <w:t>.</w:t>
      </w:r>
      <w:r w:rsidR="005F48E6">
        <w:t xml:space="preserve"> Listabók</w:t>
      </w:r>
      <w:r w:rsidR="000A54B8">
        <w:t>s</w:t>
      </w:r>
      <w:r w:rsidR="005F48E6">
        <w:t xml:space="preserve">tafirnir </w:t>
      </w:r>
      <w:r w:rsidR="00AD6105">
        <w:t>hafa enga tilvísun til núverandi flokka.</w:t>
      </w:r>
      <w:r w:rsidR="003F004F">
        <w:t xml:space="preserve"> Skipting sæta eftir kjördæmum er eins </w:t>
      </w:r>
      <w:r w:rsidR="00EB46AB">
        <w:t xml:space="preserve">og hún hefur verið </w:t>
      </w:r>
      <w:r w:rsidR="003F004F">
        <w:t xml:space="preserve">í </w:t>
      </w:r>
      <w:r w:rsidR="003F004F" w:rsidRPr="00647F54">
        <w:t>kosningunum 201</w:t>
      </w:r>
      <w:r w:rsidR="00BE178C" w:rsidRPr="00647F54">
        <w:t>3</w:t>
      </w:r>
      <w:r w:rsidR="00D65A5D" w:rsidRPr="00647F54">
        <w:t xml:space="preserve">, 2017, 2019 og </w:t>
      </w:r>
      <w:r w:rsidR="00EB46AB" w:rsidRPr="00647F54">
        <w:t>2021</w:t>
      </w:r>
      <w:r w:rsidR="00BE178C" w:rsidRPr="00647F54">
        <w:t>.</w:t>
      </w:r>
    </w:p>
    <w:p w14:paraId="017DBB3F" w14:textId="550DDF20" w:rsidR="004D465E" w:rsidRDefault="003B710D" w:rsidP="00E15CA6">
      <w:pPr>
        <w:pStyle w:val="Texti"/>
      </w:pPr>
      <w:r w:rsidRPr="00647F54">
        <w:rPr>
          <w:noProof/>
        </w:rPr>
        <w:drawing>
          <wp:inline distT="0" distB="0" distL="0" distR="0" wp14:anchorId="373E742D" wp14:editId="4E3CFF6A">
            <wp:extent cx="3786626" cy="2053763"/>
            <wp:effectExtent l="0" t="0" r="444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3804062" cy="2063220"/>
                    </a:xfrm>
                    <a:prstGeom prst="rect">
                      <a:avLst/>
                    </a:prstGeom>
                  </pic:spPr>
                </pic:pic>
              </a:graphicData>
            </a:graphic>
          </wp:inline>
        </w:drawing>
      </w:r>
      <w:r>
        <w:rPr>
          <w:noProof/>
        </w:rPr>
        <w:t xml:space="preserve"> </w:t>
      </w:r>
    </w:p>
    <w:p w14:paraId="10456466" w14:textId="51DDB0B7" w:rsidR="00077528" w:rsidRPr="00A97120" w:rsidRDefault="00077528" w:rsidP="00E15CA6">
      <w:pPr>
        <w:pStyle w:val="Heading2"/>
      </w:pPr>
      <w:bookmarkStart w:id="220" w:name="_Toc105511127"/>
      <w:r w:rsidRPr="009D19CB">
        <w:t>Allocation of adjustment seats step-by-step</w:t>
      </w:r>
      <w:r w:rsidR="00361E50" w:rsidRPr="009D19CB">
        <w:t>:</w:t>
      </w:r>
      <w:r w:rsidR="00361E50">
        <w:t xml:space="preserve"> </w:t>
      </w:r>
      <w:r w:rsidR="009D19CB">
        <w:t>Útdeiling jöfnunarsæta skref fyrir skref</w:t>
      </w:r>
      <w:bookmarkEnd w:id="220"/>
    </w:p>
    <w:p w14:paraId="50760F2B" w14:textId="46CBF856" w:rsidR="009D6B68" w:rsidRPr="00A97120" w:rsidRDefault="00077528" w:rsidP="001677C6">
      <w:r>
        <w:t>U</w:t>
      </w:r>
      <w:r w:rsidR="006F2EC6" w:rsidRPr="00A97120">
        <w:t xml:space="preserve">ndir </w:t>
      </w:r>
      <w:r>
        <w:t xml:space="preserve">þessari </w:t>
      </w:r>
      <w:r w:rsidR="006F2EC6" w:rsidRPr="00A97120">
        <w:t>millifyrirsögn</w:t>
      </w:r>
      <w:r>
        <w:t xml:space="preserve"> er sýnd</w:t>
      </w:r>
      <w:r w:rsidR="006F2EC6" w:rsidRPr="00A97120">
        <w:t xml:space="preserve"> </w:t>
      </w:r>
      <w:r w:rsidR="004F332E" w:rsidRPr="00A97120">
        <w:t>úthlutunarröð jöfnunarsæta og hvernig það ger</w:t>
      </w:r>
      <w:r w:rsidR="00D47FA4" w:rsidRPr="00A97120">
        <w:t>ist í hinum einstöku aðferðum</w:t>
      </w:r>
      <w:r w:rsidR="001A09F9" w:rsidRPr="00A97120">
        <w:t xml:space="preserve">. </w:t>
      </w:r>
    </w:p>
    <w:p w14:paraId="42C13F4A" w14:textId="15C6DC63" w:rsidR="009D19CB" w:rsidRDefault="00DE471E" w:rsidP="00E15CA6">
      <w:pPr>
        <w:pStyle w:val="Texti"/>
        <w:rPr>
          <w:noProof/>
        </w:rPr>
      </w:pPr>
      <w:r w:rsidRPr="00A97120">
        <w:lastRenderedPageBreak/>
        <w:t xml:space="preserve">Fyrstu átta </w:t>
      </w:r>
      <w:r w:rsidR="00BA2BB5" w:rsidRPr="00A97120">
        <w:t xml:space="preserve">útdeilingarðferðunum er það sameiginlegt að </w:t>
      </w:r>
      <w:r w:rsidR="006F5DA6" w:rsidRPr="00A97120">
        <w:t>fremstu þrír dálkarnir sýna</w:t>
      </w:r>
      <w:r w:rsidR="006709DC">
        <w:t xml:space="preserve"> útdeilingarröð jöfnunarsæta</w:t>
      </w:r>
      <w:r w:rsidR="006709DC" w:rsidRPr="00A97120">
        <w:t xml:space="preserve"> </w:t>
      </w:r>
      <w:r w:rsidR="00EF3EA2">
        <w:t>þannig</w:t>
      </w:r>
      <w:r w:rsidR="006709DC" w:rsidRPr="00A97120">
        <w:t>:</w:t>
      </w:r>
      <w:r w:rsidR="001B6B13" w:rsidRPr="001B6B13">
        <w:rPr>
          <w:noProof/>
        </w:rPr>
        <w:t xml:space="preserve"> </w:t>
      </w:r>
    </w:p>
    <w:tbl>
      <w:tblPr>
        <w:tblStyle w:val="TableGrid"/>
        <w:tblW w:w="0" w:type="auto"/>
        <w:jc w:val="center"/>
        <w:tblLook w:val="04A0" w:firstRow="1" w:lastRow="0" w:firstColumn="1" w:lastColumn="0" w:noHBand="0" w:noVBand="1"/>
      </w:tblPr>
      <w:tblGrid>
        <w:gridCol w:w="1334"/>
        <w:gridCol w:w="1213"/>
        <w:gridCol w:w="1417"/>
      </w:tblGrid>
      <w:tr w:rsidR="00E45236" w14:paraId="0EB8792F" w14:textId="77777777" w:rsidTr="00E45236">
        <w:trPr>
          <w:trHeight w:val="742"/>
          <w:jc w:val="center"/>
        </w:trPr>
        <w:tc>
          <w:tcPr>
            <w:tcW w:w="3964" w:type="dxa"/>
            <w:gridSpan w:val="3"/>
          </w:tcPr>
          <w:p w14:paraId="3B2ED545" w14:textId="72C22048" w:rsidR="00E45236" w:rsidRDefault="00E45236" w:rsidP="00E15CA6">
            <w:pPr>
              <w:pStyle w:val="Reitur"/>
              <w:rPr>
                <w:noProof/>
              </w:rPr>
            </w:pPr>
            <w:r>
              <w:rPr>
                <w:noProof/>
              </w:rPr>
              <w:drawing>
                <wp:anchor distT="0" distB="0" distL="114300" distR="114300" simplePos="0" relativeHeight="251634176" behindDoc="0" locked="0" layoutInCell="1" allowOverlap="1" wp14:anchorId="72B1D918" wp14:editId="65EB088E">
                  <wp:simplePos x="0" y="0"/>
                  <wp:positionH relativeFrom="margin">
                    <wp:posOffset>262255</wp:posOffset>
                  </wp:positionH>
                  <wp:positionV relativeFrom="margin">
                    <wp:posOffset>19050</wp:posOffset>
                  </wp:positionV>
                  <wp:extent cx="1615440" cy="574675"/>
                  <wp:effectExtent l="0" t="0" r="381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5440" cy="574675"/>
                          </a:xfrm>
                          <a:prstGeom prst="rect">
                            <a:avLst/>
                          </a:prstGeom>
                        </pic:spPr>
                      </pic:pic>
                    </a:graphicData>
                  </a:graphic>
                  <wp14:sizeRelH relativeFrom="margin">
                    <wp14:pctWidth>0</wp14:pctWidth>
                  </wp14:sizeRelH>
                  <wp14:sizeRelV relativeFrom="margin">
                    <wp14:pctHeight>0</wp14:pctHeight>
                  </wp14:sizeRelV>
                </wp:anchor>
              </w:drawing>
            </w:r>
          </w:p>
        </w:tc>
      </w:tr>
      <w:tr w:rsidR="00E45236" w14:paraId="57A4A819" w14:textId="77777777" w:rsidTr="00E45236">
        <w:trPr>
          <w:trHeight w:val="500"/>
          <w:jc w:val="center"/>
        </w:trPr>
        <w:tc>
          <w:tcPr>
            <w:tcW w:w="1334" w:type="dxa"/>
          </w:tcPr>
          <w:p w14:paraId="535726C2" w14:textId="1B32CD43" w:rsidR="00E45236" w:rsidRPr="00E45236" w:rsidRDefault="00E45236" w:rsidP="00E15CA6">
            <w:pPr>
              <w:pStyle w:val="Reitur"/>
              <w:rPr>
                <w:noProof/>
              </w:rPr>
            </w:pPr>
            <w:r w:rsidRPr="00E45236">
              <w:rPr>
                <w:noProof/>
              </w:rPr>
              <w:t>Nr. jöfnunar</w:t>
            </w:r>
            <w:r>
              <w:rPr>
                <w:noProof/>
              </w:rPr>
              <w:t>-</w:t>
            </w:r>
            <w:r w:rsidRPr="00E45236">
              <w:rPr>
                <w:noProof/>
              </w:rPr>
              <w:t>sætis</w:t>
            </w:r>
            <w:r w:rsidRPr="00E45236">
              <w:rPr>
                <w:noProof/>
              </w:rPr>
              <w:tab/>
            </w:r>
          </w:p>
        </w:tc>
        <w:tc>
          <w:tcPr>
            <w:tcW w:w="1213" w:type="dxa"/>
          </w:tcPr>
          <w:p w14:paraId="5176C21B" w14:textId="5B33C483" w:rsidR="00E45236" w:rsidRPr="00E45236" w:rsidRDefault="00E45236" w:rsidP="00E15CA6">
            <w:pPr>
              <w:pStyle w:val="Reitur"/>
              <w:rPr>
                <w:noProof/>
              </w:rPr>
            </w:pPr>
            <w:r w:rsidRPr="00E45236">
              <w:rPr>
                <w:noProof/>
              </w:rPr>
              <w:t>Kjördæmi þessa sætis</w:t>
            </w:r>
          </w:p>
        </w:tc>
        <w:tc>
          <w:tcPr>
            <w:tcW w:w="1417" w:type="dxa"/>
          </w:tcPr>
          <w:p w14:paraId="540179A6" w14:textId="6C06BCEA" w:rsidR="00E45236" w:rsidRPr="00E45236" w:rsidRDefault="00E45236" w:rsidP="00E15CA6">
            <w:pPr>
              <w:pStyle w:val="Reitur"/>
              <w:rPr>
                <w:noProof/>
              </w:rPr>
            </w:pPr>
            <w:r w:rsidRPr="00E45236">
              <w:rPr>
                <w:noProof/>
              </w:rPr>
              <w:t>Flokkur sá er listinn tilheyrir</w:t>
            </w:r>
          </w:p>
        </w:tc>
      </w:tr>
    </w:tbl>
    <w:p w14:paraId="3A86F814" w14:textId="451420D6" w:rsidR="00E45236" w:rsidRDefault="00E45236" w:rsidP="00E15CA6">
      <w:pPr>
        <w:pStyle w:val="Texti"/>
      </w:pPr>
    </w:p>
    <w:p w14:paraId="73BAB098" w14:textId="6737D7CC" w:rsidR="006C398C" w:rsidRDefault="00A179F3" w:rsidP="00E15CA6">
      <w:pPr>
        <w:pStyle w:val="Texti"/>
      </w:pPr>
      <w:r w:rsidRPr="001C3EF4">
        <w:t>Þá kemur að jafnaði dálkur undir fyrirsögninni</w:t>
      </w:r>
      <w:r>
        <w:t xml:space="preserve"> </w:t>
      </w:r>
      <w:r>
        <w:rPr>
          <w:i/>
          <w:iCs/>
        </w:rPr>
        <w:t>Criteria,</w:t>
      </w:r>
      <w:del w:id="221" w:author="Kristján Jónasson - HI" w:date="2022-06-25T09:27:00Z">
        <w:r w:rsidDel="004142CF">
          <w:rPr>
            <w:i/>
            <w:iCs/>
          </w:rPr>
          <w:delText xml:space="preserve"> </w:delText>
        </w:r>
        <w:r w:rsidRPr="001C3EF4" w:rsidDel="004142CF">
          <w:delText xml:space="preserve"> </w:delText>
        </w:r>
      </w:del>
      <w:ins w:id="222" w:author="Kristján Jónasson - HI" w:date="2022-06-25T09:27:00Z">
        <w:r w:rsidR="004142CF">
          <w:rPr>
            <w:i/>
            <w:iCs/>
          </w:rPr>
          <w:t xml:space="preserve"> </w:t>
        </w:r>
      </w:ins>
    </w:p>
    <w:p w14:paraId="46FF896E" w14:textId="05962B57" w:rsidR="006C398C" w:rsidRDefault="006C398C" w:rsidP="001A2061">
      <w:pPr>
        <w:pStyle w:val="Texti"/>
        <w:jc w:val="center"/>
      </w:pPr>
      <w:r w:rsidRPr="001C3EF4">
        <w:rPr>
          <w:noProof/>
        </w:rPr>
        <w:drawing>
          <wp:inline distT="0" distB="0" distL="0" distR="0" wp14:anchorId="6D0957BC" wp14:editId="47712E63">
            <wp:extent cx="1400670" cy="26499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2678" cy="274831"/>
                    </a:xfrm>
                    <a:prstGeom prst="rect">
                      <a:avLst/>
                    </a:prstGeom>
                  </pic:spPr>
                </pic:pic>
              </a:graphicData>
            </a:graphic>
          </wp:inline>
        </w:drawing>
      </w:r>
    </w:p>
    <w:p w14:paraId="0AFC103E" w14:textId="1716FF0F" w:rsidR="00A179F3" w:rsidRDefault="00A179F3" w:rsidP="00E15CA6">
      <w:pPr>
        <w:pStyle w:val="Texti"/>
        <w:rPr>
          <w:noProof/>
        </w:rPr>
      </w:pPr>
      <w:r w:rsidRPr="001C3EF4">
        <w:t>„skilyrði“ eða „viðmið“, þar sem reynt er í stuttu máli að lýsa forsendum að baki úthlutunar hvers jöfnunarsætis.</w:t>
      </w:r>
      <w:r w:rsidR="00AE7A0A" w:rsidRPr="00AE7A0A">
        <w:rPr>
          <w:noProof/>
        </w:rPr>
        <w:t xml:space="preserve"> </w:t>
      </w:r>
    </w:p>
    <w:p w14:paraId="1FDBE382" w14:textId="3E021969" w:rsidR="00A91618" w:rsidRDefault="00A179F3" w:rsidP="001677C6">
      <w:r w:rsidRPr="001C3EF4">
        <w:t xml:space="preserve">Í lok útdeilingar á jöfnunarsætum – og </w:t>
      </w:r>
      <w:r>
        <w:t>jafnvel</w:t>
      </w:r>
      <w:r w:rsidRPr="001C3EF4">
        <w:t xml:space="preserve"> fyrr – </w:t>
      </w:r>
      <w:r w:rsidR="004B4808">
        <w:t>kemur</w:t>
      </w:r>
      <w:r w:rsidRPr="001C3EF4">
        <w:t xml:space="preserve"> það óhjákvæmilega fyrir að ekki sé um neitt val að ræða; að úthluta verði sæti til viðkomandi lista og það þá óháð því hvaða útdeilingaraðferð er notuð. </w:t>
      </w:r>
    </w:p>
    <w:p w14:paraId="6171A57B" w14:textId="69FF194F" w:rsidR="006C398C" w:rsidRDefault="00A179F3" w:rsidP="001677C6">
      <w:r w:rsidRPr="001C3EF4">
        <w:t xml:space="preserve">Þá birtist sem </w:t>
      </w:r>
      <w:r w:rsidR="00E76F4C">
        <w:t>viðmið</w:t>
      </w:r>
      <w:r w:rsidRPr="001C3EF4">
        <w:t>, að viðkomandi listi sé „eini listinn sem tiltækur sé</w:t>
      </w:r>
      <w:r w:rsidR="006C398C">
        <w:t>“</w:t>
      </w:r>
      <w:r w:rsidRPr="001C3EF4">
        <w:t>:</w:t>
      </w:r>
    </w:p>
    <w:p w14:paraId="69BEC1E3" w14:textId="4277AE47" w:rsidR="00BC52BF" w:rsidRDefault="006C398C" w:rsidP="001A2061">
      <w:pPr>
        <w:jc w:val="center"/>
        <w:rPr>
          <w:b/>
          <w:bCs/>
          <w:sz w:val="24"/>
          <w:szCs w:val="24"/>
        </w:rPr>
      </w:pPr>
      <w:r w:rsidRPr="001C3EF4">
        <w:rPr>
          <w:noProof/>
        </w:rPr>
        <w:drawing>
          <wp:inline distT="0" distB="0" distL="0" distR="0" wp14:anchorId="09159D2B" wp14:editId="575BF15C">
            <wp:extent cx="2631536" cy="486270"/>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7403" cy="489202"/>
                    </a:xfrm>
                    <a:prstGeom prst="rect">
                      <a:avLst/>
                    </a:prstGeom>
                  </pic:spPr>
                </pic:pic>
              </a:graphicData>
            </a:graphic>
          </wp:inline>
        </w:drawing>
      </w:r>
    </w:p>
    <w:p w14:paraId="53907A52" w14:textId="4D175BE7" w:rsidR="00DA2011" w:rsidRDefault="003F00AD" w:rsidP="00E15CA6">
      <w:pPr>
        <w:pStyle w:val="Heading2"/>
      </w:pPr>
      <w:bookmarkStart w:id="223" w:name="_Toc105511128"/>
      <w:r w:rsidRPr="001C3EF4">
        <w:t xml:space="preserve">Nánari lýsing fyrir hverja </w:t>
      </w:r>
      <w:r>
        <w:t xml:space="preserve">einstaka </w:t>
      </w:r>
      <w:r w:rsidRPr="001C3EF4">
        <w:t>aðferð</w:t>
      </w:r>
      <w:bookmarkEnd w:id="223"/>
    </w:p>
    <w:tbl>
      <w:tblPr>
        <w:tblStyle w:val="TableGrid"/>
        <w:tblW w:w="9067" w:type="dxa"/>
        <w:tblLayout w:type="fixed"/>
        <w:tblLook w:val="04A0" w:firstRow="1" w:lastRow="0" w:firstColumn="1" w:lastColumn="0" w:noHBand="0" w:noVBand="1"/>
      </w:tblPr>
      <w:tblGrid>
        <w:gridCol w:w="3114"/>
        <w:gridCol w:w="2268"/>
        <w:gridCol w:w="3685"/>
        <w:tblGridChange w:id="224">
          <w:tblGrid>
            <w:gridCol w:w="3256"/>
            <w:gridCol w:w="2126"/>
            <w:gridCol w:w="3685"/>
          </w:tblGrid>
        </w:tblGridChange>
      </w:tblGrid>
      <w:tr w:rsidR="00CE5D35" w:rsidRPr="00C24CC1" w14:paraId="5ABDDB1D" w14:textId="77777777" w:rsidTr="003559F5">
        <w:trPr>
          <w:trHeight w:val="274"/>
        </w:trPr>
        <w:tc>
          <w:tcPr>
            <w:tcW w:w="9067" w:type="dxa"/>
            <w:gridSpan w:val="3"/>
            <w:vAlign w:val="center"/>
          </w:tcPr>
          <w:p w14:paraId="5378C22B" w14:textId="645E964F" w:rsidR="00CE5D35" w:rsidRPr="00C24CC1" w:rsidRDefault="00CE5D35" w:rsidP="00AE598C">
            <w:pPr>
              <w:pStyle w:val="System"/>
              <w:keepNext/>
              <w:keepLines/>
            </w:pPr>
            <w:r w:rsidRPr="006F4B67">
              <w:t>Icelandic law 112/2021:</w:t>
            </w:r>
            <w:del w:id="225" w:author="Kristján Jónasson - HI" w:date="2022-06-25T09:27:00Z">
              <w:r w:rsidDel="004142CF">
                <w:delText xml:space="preserve">  </w:delText>
              </w:r>
            </w:del>
            <w:ins w:id="226" w:author="Kristján Jónasson - HI" w:date="2022-06-25T09:27:00Z">
              <w:r w:rsidR="004142CF">
                <w:t xml:space="preserve"> </w:t>
              </w:r>
            </w:ins>
            <w:r>
              <w:t>Gildandi lög um kosningar til Alþingis</w:t>
            </w:r>
          </w:p>
        </w:tc>
      </w:tr>
      <w:tr w:rsidR="00CE5D35" w:rsidRPr="007B5BB7" w14:paraId="4E243EEC" w14:textId="77777777" w:rsidTr="003559F5">
        <w:trPr>
          <w:trHeight w:val="758"/>
        </w:trPr>
        <w:tc>
          <w:tcPr>
            <w:tcW w:w="9067" w:type="dxa"/>
            <w:gridSpan w:val="3"/>
          </w:tcPr>
          <w:p w14:paraId="408BCC2A" w14:textId="13954481" w:rsidR="00CE5D35" w:rsidRPr="007B5BB7" w:rsidRDefault="00731481" w:rsidP="00AE598C">
            <w:pPr>
              <w:pStyle w:val="Reitur"/>
              <w:keepNext/>
              <w:keepLines/>
            </w:pPr>
            <w:r>
              <w:rPr>
                <w:noProof/>
              </w:rPr>
              <w:drawing>
                <wp:inline distT="0" distB="0" distL="0" distR="0" wp14:anchorId="6071D2F7" wp14:editId="10C5FC57">
                  <wp:extent cx="4770555" cy="752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8784" cy="810923"/>
                          </a:xfrm>
                          <a:prstGeom prst="rect">
                            <a:avLst/>
                          </a:prstGeom>
                        </pic:spPr>
                      </pic:pic>
                    </a:graphicData>
                  </a:graphic>
                </wp:inline>
              </w:drawing>
            </w:r>
          </w:p>
        </w:tc>
      </w:tr>
      <w:tr w:rsidR="00CE5D35" w:rsidRPr="007B5BB7" w14:paraId="392300DD" w14:textId="77777777" w:rsidTr="00C04C52">
        <w:tblPrEx>
          <w:tblW w:w="9067" w:type="dxa"/>
          <w:tblLayout w:type="fixed"/>
          <w:tblPrExChange w:id="227" w:author="Kristján Jónasson - HI" w:date="2022-06-27T13:26:00Z">
            <w:tblPrEx>
              <w:tblW w:w="9067" w:type="dxa"/>
              <w:tblLayout w:type="fixed"/>
            </w:tblPrEx>
          </w:tblPrExChange>
        </w:tblPrEx>
        <w:trPr>
          <w:trHeight w:val="929"/>
          <w:trPrChange w:id="228" w:author="Kristján Jónasson - HI" w:date="2022-06-27T13:26:00Z">
            <w:trPr>
              <w:trHeight w:val="929"/>
            </w:trPr>
          </w:trPrChange>
        </w:trPr>
        <w:tc>
          <w:tcPr>
            <w:tcW w:w="3114" w:type="dxa"/>
            <w:tcPrChange w:id="229" w:author="Kristján Jónasson - HI" w:date="2022-06-27T13:26:00Z">
              <w:tcPr>
                <w:tcW w:w="3256" w:type="dxa"/>
              </w:tcPr>
            </w:tcPrChange>
          </w:tcPr>
          <w:p w14:paraId="5F8ED181" w14:textId="0ADCEC8C" w:rsidR="00CE5D35" w:rsidRPr="007B5BB7" w:rsidRDefault="00CE5D35" w:rsidP="00AE598C">
            <w:pPr>
              <w:pStyle w:val="Reitur"/>
              <w:keepNext/>
              <w:keepLines/>
            </w:pPr>
            <w:r w:rsidRPr="007B5BB7">
              <w:t xml:space="preserve">i) Stærsta </w:t>
            </w:r>
            <w:r w:rsidR="008424E9">
              <w:t>virka</w:t>
            </w:r>
            <w:r w:rsidRPr="007B5BB7">
              <w:t xml:space="preserve"> </w:t>
            </w:r>
            <w:r w:rsidR="00214244">
              <w:t>atkvæða</w:t>
            </w:r>
            <w:r w:rsidRPr="007B5BB7">
              <w:t xml:space="preserve">deild </w:t>
            </w:r>
            <w:r w:rsidR="006C398C">
              <w:t xml:space="preserve">byggð á </w:t>
            </w:r>
            <w:r w:rsidRPr="007B5BB7">
              <w:t>atkvæð</w:t>
            </w:r>
            <w:r w:rsidR="006C398C">
              <w:t>um</w:t>
            </w:r>
            <w:r w:rsidRPr="007B5BB7">
              <w:t xml:space="preserve"> flokka</w:t>
            </w:r>
            <w:r w:rsidR="006C398C">
              <w:t>nna yfir landið allt</w:t>
            </w:r>
            <w:r w:rsidRPr="007B5BB7">
              <w:t xml:space="preserve"> </w:t>
            </w:r>
          </w:p>
          <w:p w14:paraId="05081FAD" w14:textId="190E5633" w:rsidR="00CE5D35" w:rsidRPr="007B5BB7" w:rsidRDefault="00CE5D35" w:rsidP="00AE598C">
            <w:pPr>
              <w:pStyle w:val="Reitur"/>
              <w:keepNext/>
              <w:keepLines/>
            </w:pPr>
            <w:r w:rsidRPr="007B5BB7">
              <w:t xml:space="preserve">ii) Stærsta </w:t>
            </w:r>
            <w:r>
              <w:t xml:space="preserve">virka </w:t>
            </w:r>
            <w:r w:rsidRPr="007B5BB7">
              <w:t>hlutfall</w:t>
            </w:r>
            <w:r>
              <w:t>sdeild</w:t>
            </w:r>
            <w:r w:rsidRPr="007B5BB7">
              <w:t xml:space="preserve"> </w:t>
            </w:r>
            <w:r w:rsidR="0019408D">
              <w:t>kjördæmis</w:t>
            </w:r>
            <w:r w:rsidRPr="007B5BB7">
              <w:t>lista þess flokks</w:t>
            </w:r>
            <w:r w:rsidR="008D667E">
              <w:t xml:space="preserve"> sem á stærstu landsatkvæðadeildina</w:t>
            </w:r>
            <w:r w:rsidR="0019408D">
              <w:t xml:space="preserve"> </w:t>
            </w:r>
          </w:p>
        </w:tc>
        <w:tc>
          <w:tcPr>
            <w:tcW w:w="2268" w:type="dxa"/>
            <w:tcPrChange w:id="230" w:author="Kristján Jónasson - HI" w:date="2022-06-27T13:26:00Z">
              <w:tcPr>
                <w:tcW w:w="2126" w:type="dxa"/>
              </w:tcPr>
            </w:tcPrChange>
          </w:tcPr>
          <w:p w14:paraId="23B3F336" w14:textId="59817E48" w:rsidR="00CE5D35" w:rsidRPr="007B5BB7" w:rsidRDefault="00CE5D35" w:rsidP="00AE598C">
            <w:pPr>
              <w:pStyle w:val="Reitur"/>
              <w:keepNext/>
              <w:keepLines/>
            </w:pPr>
            <w:r>
              <w:t xml:space="preserve">i) </w:t>
            </w:r>
            <w:r w:rsidRPr="007B5BB7">
              <w:t xml:space="preserve">Landstala, þ.e. </w:t>
            </w:r>
            <w:r w:rsidR="006C398C">
              <w:t>hin fundna stærsta</w:t>
            </w:r>
            <w:r w:rsidRPr="007B5BB7">
              <w:t xml:space="preserve"> </w:t>
            </w:r>
            <w:r w:rsidR="0019408D">
              <w:t>lands</w:t>
            </w:r>
            <w:r w:rsidRPr="007B5BB7">
              <w:t xml:space="preserve">atkvæðadeild </w:t>
            </w:r>
          </w:p>
        </w:tc>
        <w:tc>
          <w:tcPr>
            <w:tcW w:w="3685" w:type="dxa"/>
            <w:tcPrChange w:id="231" w:author="Kristján Jónasson - HI" w:date="2022-06-27T13:26:00Z">
              <w:tcPr>
                <w:tcW w:w="3685" w:type="dxa"/>
              </w:tcPr>
            </w:tcPrChange>
          </w:tcPr>
          <w:p w14:paraId="49861D68" w14:textId="58C57075" w:rsidR="00CE5D35" w:rsidRPr="007B5BB7" w:rsidRDefault="00CE5D35" w:rsidP="00AE598C">
            <w:pPr>
              <w:pStyle w:val="Reitur"/>
              <w:keepNext/>
              <w:keepLines/>
            </w:pPr>
            <w:r>
              <w:t xml:space="preserve">ii) </w:t>
            </w:r>
            <w:r w:rsidR="00C24910">
              <w:t>Fundna</w:t>
            </w:r>
            <w:r w:rsidR="0019408D">
              <w:t xml:space="preserve"> stærsta hlutfallsdeild</w:t>
            </w:r>
            <w:r w:rsidR="00C24910">
              <w:t>in</w:t>
            </w:r>
          </w:p>
        </w:tc>
      </w:tr>
    </w:tbl>
    <w:p w14:paraId="16EC506F" w14:textId="77777777" w:rsidR="00CE5D35" w:rsidRDefault="00CE5D35" w:rsidP="00E15CA6">
      <w:pPr>
        <w:pStyle w:val="Texti"/>
      </w:pPr>
    </w:p>
    <w:tbl>
      <w:tblPr>
        <w:tblStyle w:val="TableGrid"/>
        <w:tblW w:w="9067" w:type="dxa"/>
        <w:tblLayout w:type="fixed"/>
        <w:tblLook w:val="04A0" w:firstRow="1" w:lastRow="0" w:firstColumn="1" w:lastColumn="0" w:noHBand="0" w:noVBand="1"/>
      </w:tblPr>
      <w:tblGrid>
        <w:gridCol w:w="3256"/>
        <w:gridCol w:w="2126"/>
        <w:gridCol w:w="3685"/>
      </w:tblGrid>
      <w:tr w:rsidR="00CD7890" w:rsidRPr="00A25A5A" w14:paraId="3FF5491F" w14:textId="77777777" w:rsidTr="00A55CF5">
        <w:trPr>
          <w:trHeight w:val="274"/>
        </w:trPr>
        <w:tc>
          <w:tcPr>
            <w:tcW w:w="9067" w:type="dxa"/>
            <w:gridSpan w:val="3"/>
            <w:vAlign w:val="center"/>
          </w:tcPr>
          <w:p w14:paraId="115689E8" w14:textId="50FE4035" w:rsidR="00CD7890" w:rsidRPr="00A25A5A" w:rsidRDefault="00CD7890" w:rsidP="00AE598C">
            <w:pPr>
              <w:pStyle w:val="System"/>
              <w:keepNext/>
              <w:keepLines/>
            </w:pPr>
            <w:r w:rsidRPr="006F4B67">
              <w:lastRenderedPageBreak/>
              <w:t>Icelandic law based on constituency seat shares:</w:t>
            </w:r>
            <w:r w:rsidRPr="00A25A5A">
              <w:rPr>
                <w:i/>
                <w:iCs/>
              </w:rPr>
              <w:t xml:space="preserve"> </w:t>
            </w:r>
            <w:r>
              <w:t xml:space="preserve">Kosningalögin með </w:t>
            </w:r>
            <w:r w:rsidR="003F0362">
              <w:t>kjördæmisde</w:t>
            </w:r>
            <w:r>
              <w:t>ildum</w:t>
            </w:r>
          </w:p>
        </w:tc>
      </w:tr>
      <w:tr w:rsidR="00CD7890" w:rsidRPr="007B5BB7" w14:paraId="4D5CBB27" w14:textId="77777777" w:rsidTr="00A55CF5">
        <w:trPr>
          <w:trHeight w:val="980"/>
        </w:trPr>
        <w:tc>
          <w:tcPr>
            <w:tcW w:w="9067" w:type="dxa"/>
            <w:gridSpan w:val="3"/>
          </w:tcPr>
          <w:p w14:paraId="4002FACF" w14:textId="77777777" w:rsidR="00CD7890" w:rsidRPr="007B5BB7" w:rsidRDefault="00CD7890" w:rsidP="00AE598C">
            <w:pPr>
              <w:pStyle w:val="Reitur"/>
              <w:keepNext/>
              <w:keepLines/>
            </w:pPr>
            <w:r>
              <w:rPr>
                <w:noProof/>
              </w:rPr>
              <w:drawing>
                <wp:anchor distT="0" distB="0" distL="114300" distR="114300" simplePos="0" relativeHeight="251676160" behindDoc="0" locked="0" layoutInCell="1" allowOverlap="1" wp14:anchorId="6CCE91C9" wp14:editId="69AA43BC">
                  <wp:simplePos x="0" y="0"/>
                  <wp:positionH relativeFrom="margin">
                    <wp:posOffset>276860</wp:posOffset>
                  </wp:positionH>
                  <wp:positionV relativeFrom="margin">
                    <wp:posOffset>86995</wp:posOffset>
                  </wp:positionV>
                  <wp:extent cx="5026025" cy="809625"/>
                  <wp:effectExtent l="0" t="0" r="3175" b="9525"/>
                  <wp:wrapSquare wrapText="bothSides"/>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6025" cy="809625"/>
                          </a:xfrm>
                          <a:prstGeom prst="rect">
                            <a:avLst/>
                          </a:prstGeom>
                        </pic:spPr>
                      </pic:pic>
                    </a:graphicData>
                  </a:graphic>
                  <wp14:sizeRelH relativeFrom="margin">
                    <wp14:pctWidth>0</wp14:pctWidth>
                  </wp14:sizeRelH>
                  <wp14:sizeRelV relativeFrom="margin">
                    <wp14:pctHeight>0</wp14:pctHeight>
                  </wp14:sizeRelV>
                </wp:anchor>
              </w:drawing>
            </w:r>
          </w:p>
        </w:tc>
      </w:tr>
      <w:tr w:rsidR="0019408D" w:rsidRPr="007B5BB7" w14:paraId="1AEB5B81" w14:textId="77777777" w:rsidTr="00E408EA">
        <w:trPr>
          <w:trHeight w:val="929"/>
        </w:trPr>
        <w:tc>
          <w:tcPr>
            <w:tcW w:w="3256" w:type="dxa"/>
          </w:tcPr>
          <w:p w14:paraId="7984ACD8" w14:textId="14152945" w:rsidR="0019408D" w:rsidRPr="007B5BB7" w:rsidRDefault="0019408D" w:rsidP="00AE598C">
            <w:pPr>
              <w:pStyle w:val="Reitur"/>
              <w:keepNext/>
              <w:keepLines/>
            </w:pPr>
            <w:r w:rsidRPr="007B5BB7">
              <w:t xml:space="preserve">i) Stærsta </w:t>
            </w:r>
            <w:r>
              <w:t>virka</w:t>
            </w:r>
            <w:r w:rsidRPr="007B5BB7">
              <w:t xml:space="preserve"> </w:t>
            </w:r>
            <w:r>
              <w:t>atkvæða</w:t>
            </w:r>
            <w:r w:rsidRPr="007B5BB7">
              <w:t xml:space="preserve">deild </w:t>
            </w:r>
            <w:r>
              <w:t xml:space="preserve">byggð á </w:t>
            </w:r>
            <w:r w:rsidRPr="007B5BB7">
              <w:t>atkvæð</w:t>
            </w:r>
            <w:r>
              <w:t>um</w:t>
            </w:r>
            <w:r w:rsidRPr="007B5BB7">
              <w:t xml:space="preserve"> flokka</w:t>
            </w:r>
            <w:r>
              <w:t>nna yfir landið allt</w:t>
            </w:r>
          </w:p>
          <w:p w14:paraId="71E7C6F6" w14:textId="17552A3A" w:rsidR="0019408D" w:rsidRPr="007B5BB7" w:rsidRDefault="0019408D" w:rsidP="00AE598C">
            <w:pPr>
              <w:pStyle w:val="Reitur"/>
              <w:keepNext/>
              <w:keepLines/>
            </w:pPr>
            <w:r w:rsidRPr="007B5BB7">
              <w:t xml:space="preserve">ii) Stærsta </w:t>
            </w:r>
            <w:r>
              <w:t xml:space="preserve">virka </w:t>
            </w:r>
            <w:r>
              <w:rPr>
                <w:u w:val="single"/>
              </w:rPr>
              <w:t>kjördæmisde</w:t>
            </w:r>
            <w:r w:rsidRPr="00CF1801">
              <w:rPr>
                <w:u w:val="single"/>
              </w:rPr>
              <w:t>ild</w:t>
            </w:r>
            <w:r w:rsidRPr="007B5BB7">
              <w:t xml:space="preserve"> lista þess flokks </w:t>
            </w:r>
            <w:r>
              <w:t>sem á stærstu landsatkvæðadeildina</w:t>
            </w:r>
          </w:p>
        </w:tc>
        <w:tc>
          <w:tcPr>
            <w:tcW w:w="2126" w:type="dxa"/>
          </w:tcPr>
          <w:p w14:paraId="63C8CC2B" w14:textId="0370E3E2" w:rsidR="0019408D" w:rsidRPr="007B5BB7" w:rsidRDefault="0019408D" w:rsidP="00AE598C">
            <w:pPr>
              <w:pStyle w:val="Reitur"/>
              <w:keepNext/>
              <w:keepLines/>
            </w:pPr>
            <w:r>
              <w:t xml:space="preserve">i) </w:t>
            </w:r>
            <w:r w:rsidRPr="007B5BB7">
              <w:t xml:space="preserve">Landstala, þ.e. </w:t>
            </w:r>
            <w:r>
              <w:t>hin fundna stærsta</w:t>
            </w:r>
            <w:r w:rsidRPr="007B5BB7">
              <w:t xml:space="preserve"> </w:t>
            </w:r>
            <w:r>
              <w:t>lands</w:t>
            </w:r>
            <w:r w:rsidRPr="007B5BB7">
              <w:t xml:space="preserve">atkvæðadeild </w:t>
            </w:r>
          </w:p>
        </w:tc>
        <w:tc>
          <w:tcPr>
            <w:tcW w:w="3685" w:type="dxa"/>
          </w:tcPr>
          <w:p w14:paraId="294D70C1" w14:textId="224C00BF" w:rsidR="0019408D" w:rsidRPr="007B5BB7" w:rsidRDefault="0019408D" w:rsidP="00AE598C">
            <w:pPr>
              <w:pStyle w:val="Reitur"/>
              <w:keepNext/>
              <w:keepLines/>
            </w:pPr>
            <w:r>
              <w:t xml:space="preserve">ii) </w:t>
            </w:r>
            <w:r w:rsidR="00C24910">
              <w:t xml:space="preserve">Fundna </w:t>
            </w:r>
            <w:r>
              <w:t>stærsta kjördæmisdeild</w:t>
            </w:r>
            <w:r w:rsidR="00C24910">
              <w:t>in</w:t>
            </w:r>
          </w:p>
        </w:tc>
      </w:tr>
    </w:tbl>
    <w:p w14:paraId="51E643A6" w14:textId="77777777" w:rsidR="00CD7890" w:rsidRDefault="00CD7890" w:rsidP="00E15CA6">
      <w:pPr>
        <w:pStyle w:val="Texti"/>
      </w:pPr>
    </w:p>
    <w:tbl>
      <w:tblPr>
        <w:tblStyle w:val="TableGrid"/>
        <w:tblW w:w="9067" w:type="dxa"/>
        <w:tblLayout w:type="fixed"/>
        <w:tblLook w:val="04A0" w:firstRow="1" w:lastRow="0" w:firstColumn="1" w:lastColumn="0" w:noHBand="0" w:noVBand="1"/>
      </w:tblPr>
      <w:tblGrid>
        <w:gridCol w:w="5098"/>
        <w:gridCol w:w="3969"/>
      </w:tblGrid>
      <w:tr w:rsidR="0007765C" w:rsidRPr="007B5BB7" w14:paraId="722FA4D2" w14:textId="77777777" w:rsidTr="00A55CF5">
        <w:trPr>
          <w:trHeight w:val="275"/>
        </w:trPr>
        <w:tc>
          <w:tcPr>
            <w:tcW w:w="9067" w:type="dxa"/>
            <w:gridSpan w:val="2"/>
            <w:vAlign w:val="center"/>
          </w:tcPr>
          <w:p w14:paraId="68D5EE9B" w14:textId="77777777" w:rsidR="0007765C" w:rsidRPr="00337179" w:rsidRDefault="0007765C" w:rsidP="00AE598C">
            <w:pPr>
              <w:pStyle w:val="System"/>
              <w:keepNext/>
              <w:keepLines/>
            </w:pPr>
            <w:r w:rsidRPr="006F4B67">
              <w:t xml:space="preserve">Norwegian law 20/2002: </w:t>
            </w:r>
            <w:r>
              <w:t>Gildandi lög um kosningar til norska Stórþingsins</w:t>
            </w:r>
          </w:p>
        </w:tc>
      </w:tr>
      <w:tr w:rsidR="0007765C" w:rsidRPr="007B5BB7" w14:paraId="406B53F0" w14:textId="77777777" w:rsidTr="00A55CF5">
        <w:trPr>
          <w:trHeight w:val="1026"/>
        </w:trPr>
        <w:tc>
          <w:tcPr>
            <w:tcW w:w="9067" w:type="dxa"/>
            <w:gridSpan w:val="2"/>
          </w:tcPr>
          <w:p w14:paraId="28D2F770" w14:textId="77777777" w:rsidR="0007765C" w:rsidRPr="007B5BB7" w:rsidRDefault="0007765C" w:rsidP="00AE598C">
            <w:pPr>
              <w:pStyle w:val="Reitur"/>
              <w:keepNext/>
              <w:keepLines/>
            </w:pPr>
            <w:r>
              <w:rPr>
                <w:noProof/>
              </w:rPr>
              <w:drawing>
                <wp:anchor distT="0" distB="0" distL="114300" distR="114300" simplePos="0" relativeHeight="251680256" behindDoc="0" locked="0" layoutInCell="1" allowOverlap="1" wp14:anchorId="36942BA1" wp14:editId="4AEA4B62">
                  <wp:simplePos x="0" y="0"/>
                  <wp:positionH relativeFrom="margin">
                    <wp:posOffset>2162810</wp:posOffset>
                  </wp:positionH>
                  <wp:positionV relativeFrom="margin">
                    <wp:posOffset>18415</wp:posOffset>
                  </wp:positionV>
                  <wp:extent cx="2851150" cy="589915"/>
                  <wp:effectExtent l="0" t="0" r="6350" b="635"/>
                  <wp:wrapSquare wrapText="bothSides"/>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1150" cy="589915"/>
                          </a:xfrm>
                          <a:prstGeom prst="rect">
                            <a:avLst/>
                          </a:prstGeom>
                        </pic:spPr>
                      </pic:pic>
                    </a:graphicData>
                  </a:graphic>
                  <wp14:sizeRelH relativeFrom="margin">
                    <wp14:pctWidth>0</wp14:pctWidth>
                  </wp14:sizeRelH>
                  <wp14:sizeRelV relativeFrom="margin">
                    <wp14:pctHeight>0</wp14:pctHeight>
                  </wp14:sizeRelV>
                </wp:anchor>
              </w:drawing>
            </w:r>
          </w:p>
        </w:tc>
      </w:tr>
      <w:tr w:rsidR="0007765C" w:rsidRPr="007B5BB7" w14:paraId="3D746D5C" w14:textId="77777777" w:rsidTr="00A55CF5">
        <w:trPr>
          <w:trHeight w:val="934"/>
        </w:trPr>
        <w:tc>
          <w:tcPr>
            <w:tcW w:w="5098" w:type="dxa"/>
          </w:tcPr>
          <w:p w14:paraId="707FE644" w14:textId="1BB92F71" w:rsidR="0007765C" w:rsidRPr="007B5BB7" w:rsidRDefault="0007765C" w:rsidP="00AE598C">
            <w:pPr>
              <w:pStyle w:val="Reitur"/>
              <w:keepNext/>
              <w:keepLines/>
            </w:pPr>
            <w:r w:rsidRPr="007B5BB7">
              <w:t xml:space="preserve">Sama og </w:t>
            </w:r>
            <w:r w:rsidRPr="007B5BB7">
              <w:rPr>
                <w:i/>
                <w:iCs/>
              </w:rPr>
              <w:t>Maximum constituency seat share</w:t>
            </w:r>
            <w:r w:rsidRPr="007B5BB7">
              <w:t xml:space="preserve"> nema hvað </w:t>
            </w:r>
            <w:r>
              <w:t>kjördæmis</w:t>
            </w:r>
            <w:r w:rsidRPr="007B5BB7">
              <w:t xml:space="preserve">ishlutur er </w:t>
            </w:r>
            <w:r w:rsidR="006B133D">
              <w:t xml:space="preserve">hér </w:t>
            </w:r>
            <w:r w:rsidRPr="007B5BB7">
              <w:t>reiknaður út frá</w:t>
            </w:r>
            <w:del w:id="232" w:author="Kristján Jónasson - HI" w:date="2022-06-25T09:27:00Z">
              <w:r w:rsidRPr="007B5BB7" w:rsidDel="004142CF">
                <w:delText xml:space="preserve">  </w:delText>
              </w:r>
            </w:del>
            <w:ins w:id="233" w:author="Kristján Jónasson - HI" w:date="2022-06-25T09:27:00Z">
              <w:r w:rsidR="004142CF">
                <w:t xml:space="preserve"> </w:t>
              </w:r>
            </w:ins>
            <w:r w:rsidRPr="007B5BB7">
              <w:t xml:space="preserve">meðaltali atkvæða að baki </w:t>
            </w:r>
            <w:r w:rsidRPr="007B5BB7">
              <w:rPr>
                <w:u w:val="single"/>
              </w:rPr>
              <w:t>kjördæmissætum</w:t>
            </w:r>
            <w:r w:rsidRPr="007B5BB7">
              <w:t xml:space="preserve"> einum sér, þ.e. án jöfnunarsæta</w:t>
            </w:r>
          </w:p>
        </w:tc>
        <w:tc>
          <w:tcPr>
            <w:tcW w:w="3969" w:type="dxa"/>
          </w:tcPr>
          <w:p w14:paraId="75B1B4DD" w14:textId="3DFBD8EC" w:rsidR="0007765C" w:rsidRPr="007B5BB7" w:rsidRDefault="00C24910" w:rsidP="00AE598C">
            <w:pPr>
              <w:pStyle w:val="Reitur"/>
              <w:keepNext/>
              <w:keepLines/>
            </w:pPr>
            <w:r>
              <w:t xml:space="preserve">Fundna </w:t>
            </w:r>
            <w:r w:rsidR="0019408D">
              <w:t xml:space="preserve">stærsta </w:t>
            </w:r>
            <w:r>
              <w:t xml:space="preserve">„norska“ kjördæmisdeildin </w:t>
            </w:r>
          </w:p>
        </w:tc>
      </w:tr>
    </w:tbl>
    <w:p w14:paraId="341830E9" w14:textId="77777777" w:rsidR="00CD7890" w:rsidRPr="004B4808" w:rsidRDefault="00CD7890" w:rsidP="00E15CA6">
      <w:pPr>
        <w:pStyle w:val="Texti"/>
      </w:pPr>
    </w:p>
    <w:tbl>
      <w:tblPr>
        <w:tblStyle w:val="TableGrid"/>
        <w:tblW w:w="9067" w:type="dxa"/>
        <w:tblLayout w:type="fixed"/>
        <w:tblLook w:val="04A0" w:firstRow="1" w:lastRow="0" w:firstColumn="1" w:lastColumn="0" w:noHBand="0" w:noVBand="1"/>
      </w:tblPr>
      <w:tblGrid>
        <w:gridCol w:w="3964"/>
        <w:gridCol w:w="5103"/>
      </w:tblGrid>
      <w:tr w:rsidR="00AF0C18" w:rsidRPr="007B5BB7" w14:paraId="773D7935" w14:textId="77777777" w:rsidTr="00A55CF5">
        <w:trPr>
          <w:trHeight w:val="275"/>
        </w:trPr>
        <w:tc>
          <w:tcPr>
            <w:tcW w:w="9067" w:type="dxa"/>
            <w:gridSpan w:val="2"/>
            <w:vAlign w:val="center"/>
          </w:tcPr>
          <w:p w14:paraId="4D314C00" w14:textId="3C2AD6AD" w:rsidR="00AF0C18" w:rsidRPr="00337179" w:rsidRDefault="00AF0C18" w:rsidP="00AE598C">
            <w:pPr>
              <w:pStyle w:val="System"/>
              <w:keepNext/>
              <w:keepLines/>
            </w:pPr>
            <w:r w:rsidRPr="005626A4">
              <w:rPr>
                <w:sz w:val="18"/>
                <w:szCs w:val="18"/>
              </w:rPr>
              <w:br w:type="page"/>
            </w:r>
            <w:r w:rsidRPr="006F4B67">
              <w:t>Maximum constituency seat share:</w:t>
            </w:r>
            <w:r>
              <w:t xml:space="preserve"> Hæsta </w:t>
            </w:r>
            <w:r w:rsidR="003F0362">
              <w:t>kjördæmisde</w:t>
            </w:r>
            <w:r>
              <w:t>ild</w:t>
            </w:r>
          </w:p>
        </w:tc>
      </w:tr>
      <w:tr w:rsidR="00AF0C18" w:rsidRPr="007B5BB7" w14:paraId="55DF6AD6" w14:textId="77777777" w:rsidTr="00A55CF5">
        <w:trPr>
          <w:trHeight w:val="762"/>
        </w:trPr>
        <w:tc>
          <w:tcPr>
            <w:tcW w:w="9067" w:type="dxa"/>
            <w:gridSpan w:val="2"/>
          </w:tcPr>
          <w:p w14:paraId="0C5FE4F6" w14:textId="77777777" w:rsidR="00AF0C18" w:rsidRPr="007B5BB7" w:rsidRDefault="00AF0C18" w:rsidP="00AE598C">
            <w:pPr>
              <w:pStyle w:val="Reitur"/>
              <w:keepNext/>
              <w:keepLines/>
            </w:pPr>
            <w:r>
              <w:rPr>
                <w:noProof/>
              </w:rPr>
              <w:drawing>
                <wp:anchor distT="0" distB="0" distL="114300" distR="114300" simplePos="0" relativeHeight="251683328" behindDoc="0" locked="0" layoutInCell="1" allowOverlap="1" wp14:anchorId="231F1538" wp14:editId="05BB7F94">
                  <wp:simplePos x="0" y="0"/>
                  <wp:positionH relativeFrom="margin">
                    <wp:posOffset>1412875</wp:posOffset>
                  </wp:positionH>
                  <wp:positionV relativeFrom="margin">
                    <wp:posOffset>0</wp:posOffset>
                  </wp:positionV>
                  <wp:extent cx="2882900" cy="606015"/>
                  <wp:effectExtent l="0" t="0" r="0" b="381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82900" cy="606015"/>
                          </a:xfrm>
                          <a:prstGeom prst="rect">
                            <a:avLst/>
                          </a:prstGeom>
                        </pic:spPr>
                      </pic:pic>
                    </a:graphicData>
                  </a:graphic>
                </wp:anchor>
              </w:drawing>
            </w:r>
          </w:p>
        </w:tc>
      </w:tr>
      <w:tr w:rsidR="00AF0C18" w:rsidRPr="007B5BB7" w14:paraId="5034041D" w14:textId="77777777" w:rsidTr="003439AC">
        <w:trPr>
          <w:trHeight w:val="711"/>
        </w:trPr>
        <w:tc>
          <w:tcPr>
            <w:tcW w:w="3964" w:type="dxa"/>
          </w:tcPr>
          <w:p w14:paraId="771279CB" w14:textId="129C76B1" w:rsidR="00AF0C18" w:rsidRPr="007B5BB7" w:rsidRDefault="00AF0C18" w:rsidP="00AE598C">
            <w:pPr>
              <w:pStyle w:val="Reitur"/>
              <w:keepNext/>
              <w:keepLines/>
            </w:pPr>
            <w:r w:rsidRPr="007B5BB7">
              <w:t xml:space="preserve">Stærsta </w:t>
            </w:r>
            <w:r>
              <w:t>virka</w:t>
            </w:r>
            <w:r w:rsidRPr="007B5BB7">
              <w:t xml:space="preserve"> </w:t>
            </w:r>
            <w:r w:rsidR="00C24910">
              <w:t>kjördæmis</w:t>
            </w:r>
            <w:r w:rsidR="003F0362">
              <w:t>de</w:t>
            </w:r>
            <w:r w:rsidRPr="007B5BB7">
              <w:t>ild</w:t>
            </w:r>
            <w:r w:rsidR="00E66C98">
              <w:t xml:space="preserve"> leitað yfir alla lista</w:t>
            </w:r>
            <w:r w:rsidR="00C24910">
              <w:t xml:space="preserve"> á landinu</w:t>
            </w:r>
          </w:p>
        </w:tc>
        <w:tc>
          <w:tcPr>
            <w:tcW w:w="5103" w:type="dxa"/>
          </w:tcPr>
          <w:p w14:paraId="1AD749B9" w14:textId="08DA4B88" w:rsidR="00AF0C18" w:rsidRPr="007B5BB7" w:rsidRDefault="00C24910" w:rsidP="00AE598C">
            <w:pPr>
              <w:pStyle w:val="Reitur"/>
              <w:keepNext/>
              <w:keepLines/>
            </w:pPr>
            <w:r>
              <w:t>Fundna stærsta kjördæmisde</w:t>
            </w:r>
            <w:r w:rsidRPr="007B5BB7">
              <w:t>ild</w:t>
            </w:r>
            <w:r>
              <w:t>in</w:t>
            </w:r>
          </w:p>
        </w:tc>
      </w:tr>
    </w:tbl>
    <w:p w14:paraId="65567180" w14:textId="77777777" w:rsidR="00B26AF3" w:rsidRDefault="00B26AF3" w:rsidP="001677C6"/>
    <w:tbl>
      <w:tblPr>
        <w:tblStyle w:val="TableGrid"/>
        <w:tblW w:w="9067" w:type="dxa"/>
        <w:tblLayout w:type="fixed"/>
        <w:tblLook w:val="04A0" w:firstRow="1" w:lastRow="0" w:firstColumn="1" w:lastColumn="0" w:noHBand="0" w:noVBand="1"/>
      </w:tblPr>
      <w:tblGrid>
        <w:gridCol w:w="4390"/>
        <w:gridCol w:w="4677"/>
      </w:tblGrid>
      <w:tr w:rsidR="009E0D70" w:rsidRPr="007B5BB7" w14:paraId="3EF0B958" w14:textId="77777777" w:rsidTr="00A55CF5">
        <w:trPr>
          <w:trHeight w:val="226"/>
        </w:trPr>
        <w:tc>
          <w:tcPr>
            <w:tcW w:w="9067" w:type="dxa"/>
            <w:gridSpan w:val="2"/>
            <w:vAlign w:val="center"/>
          </w:tcPr>
          <w:p w14:paraId="098E9B83" w14:textId="2FA744C5" w:rsidR="009E0D70" w:rsidRPr="00337179" w:rsidRDefault="009E0D70" w:rsidP="00AE598C">
            <w:pPr>
              <w:pStyle w:val="System"/>
              <w:keepNext/>
              <w:keepLines/>
            </w:pPr>
            <w:r>
              <w:br w:type="page"/>
            </w:r>
            <w:r w:rsidRPr="006F4B67">
              <w:t>Maximum constituency vote percentage:</w:t>
            </w:r>
            <w:r>
              <w:t xml:space="preserve"> Hæsta hlut</w:t>
            </w:r>
            <w:r w:rsidR="000F25CD">
              <w:t>falls</w:t>
            </w:r>
            <w:r>
              <w:t>deild</w:t>
            </w:r>
          </w:p>
        </w:tc>
      </w:tr>
      <w:tr w:rsidR="009E0D70" w:rsidRPr="007B5BB7" w14:paraId="7DB2642B" w14:textId="77777777" w:rsidTr="00A55CF5">
        <w:trPr>
          <w:trHeight w:val="628"/>
        </w:trPr>
        <w:tc>
          <w:tcPr>
            <w:tcW w:w="9067" w:type="dxa"/>
            <w:gridSpan w:val="2"/>
          </w:tcPr>
          <w:p w14:paraId="34034D1F" w14:textId="77777777" w:rsidR="009E0D70" w:rsidRPr="007B5BB7" w:rsidRDefault="009E0D70" w:rsidP="00AE598C">
            <w:pPr>
              <w:pStyle w:val="Reitur"/>
              <w:keepNext/>
              <w:keepLines/>
            </w:pPr>
            <w:r>
              <w:rPr>
                <w:noProof/>
              </w:rPr>
              <w:drawing>
                <wp:anchor distT="0" distB="0" distL="114300" distR="114300" simplePos="0" relativeHeight="251686400" behindDoc="0" locked="0" layoutInCell="1" allowOverlap="1" wp14:anchorId="2DC84534" wp14:editId="10FB376B">
                  <wp:simplePos x="0" y="0"/>
                  <wp:positionH relativeFrom="margin">
                    <wp:posOffset>1047115</wp:posOffset>
                  </wp:positionH>
                  <wp:positionV relativeFrom="margin">
                    <wp:posOffset>0</wp:posOffset>
                  </wp:positionV>
                  <wp:extent cx="3603009" cy="486710"/>
                  <wp:effectExtent l="0" t="0" r="0" b="8890"/>
                  <wp:wrapSquare wrapText="bothSides"/>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3009" cy="486710"/>
                          </a:xfrm>
                          <a:prstGeom prst="rect">
                            <a:avLst/>
                          </a:prstGeom>
                        </pic:spPr>
                      </pic:pic>
                    </a:graphicData>
                  </a:graphic>
                </wp:anchor>
              </w:drawing>
            </w:r>
          </w:p>
        </w:tc>
      </w:tr>
      <w:tr w:rsidR="009E0D70" w:rsidRPr="007B5BB7" w14:paraId="00A08E2D" w14:textId="77777777" w:rsidTr="00A55CF5">
        <w:trPr>
          <w:trHeight w:val="521"/>
        </w:trPr>
        <w:tc>
          <w:tcPr>
            <w:tcW w:w="4390" w:type="dxa"/>
          </w:tcPr>
          <w:p w14:paraId="3FB9B185" w14:textId="2EBBB06F" w:rsidR="009E0D70" w:rsidRPr="009F6909" w:rsidRDefault="009E0D70" w:rsidP="00AE598C">
            <w:pPr>
              <w:pStyle w:val="Reitur"/>
              <w:keepNext/>
              <w:keepLines/>
            </w:pPr>
            <w:r w:rsidRPr="009F6909">
              <w:t>Stærsta</w:t>
            </w:r>
            <w:r>
              <w:t xml:space="preserve"> virka</w:t>
            </w:r>
            <w:r w:rsidRPr="009F6909">
              <w:t xml:space="preserve"> </w:t>
            </w:r>
            <w:r>
              <w:t>h</w:t>
            </w:r>
            <w:r w:rsidRPr="00CB535A">
              <w:t>lutfallsdeild</w:t>
            </w:r>
            <w:r>
              <w:t xml:space="preserve"> lista leitað yfir alla lista</w:t>
            </w:r>
            <w:r w:rsidR="00C24910">
              <w:t xml:space="preserve"> hvar sem er í kjördæmi</w:t>
            </w:r>
            <w:r w:rsidRPr="009F6909">
              <w:t xml:space="preserve">. </w:t>
            </w:r>
            <w:r>
              <w:t>Hliðstætt</w:t>
            </w:r>
            <w:r w:rsidRPr="009F6909">
              <w:t xml:space="preserve"> íslensku lög</w:t>
            </w:r>
            <w:r>
              <w:t>unum</w:t>
            </w:r>
            <w:r w:rsidRPr="009F6909">
              <w:t xml:space="preserve"> nema hvað landstölur koma ekki við sögu</w:t>
            </w:r>
          </w:p>
        </w:tc>
        <w:tc>
          <w:tcPr>
            <w:tcW w:w="4677" w:type="dxa"/>
          </w:tcPr>
          <w:p w14:paraId="51DC045F" w14:textId="1FE1375C" w:rsidR="009E0D70" w:rsidRPr="009F6909" w:rsidRDefault="00C24910" w:rsidP="00AE598C">
            <w:pPr>
              <w:pStyle w:val="Reitur"/>
              <w:keepNext/>
              <w:keepLines/>
            </w:pPr>
            <w:r>
              <w:t>Fundna stærsta hlutfallsde</w:t>
            </w:r>
            <w:r w:rsidRPr="007B5BB7">
              <w:t>ild</w:t>
            </w:r>
            <w:r>
              <w:t>in</w:t>
            </w:r>
          </w:p>
        </w:tc>
      </w:tr>
    </w:tbl>
    <w:p w14:paraId="54C16912" w14:textId="77777777" w:rsidR="009E0D70" w:rsidRDefault="009E0D70" w:rsidP="001677C6"/>
    <w:tbl>
      <w:tblPr>
        <w:tblStyle w:val="TableGrid"/>
        <w:tblW w:w="9067" w:type="dxa"/>
        <w:tblLayout w:type="fixed"/>
        <w:tblLook w:val="04A0" w:firstRow="1" w:lastRow="0" w:firstColumn="1" w:lastColumn="0" w:noHBand="0" w:noVBand="1"/>
      </w:tblPr>
      <w:tblGrid>
        <w:gridCol w:w="6091"/>
        <w:gridCol w:w="2976"/>
      </w:tblGrid>
      <w:tr w:rsidR="00DA2011" w:rsidRPr="007B5BB7" w14:paraId="06AA3CD2" w14:textId="77777777" w:rsidTr="004A555B">
        <w:trPr>
          <w:trHeight w:val="226"/>
        </w:trPr>
        <w:tc>
          <w:tcPr>
            <w:tcW w:w="9067" w:type="dxa"/>
            <w:gridSpan w:val="2"/>
            <w:vAlign w:val="center"/>
          </w:tcPr>
          <w:p w14:paraId="10A78BC8" w14:textId="7E12D108" w:rsidR="00DA2011" w:rsidRPr="00337179" w:rsidRDefault="00DA2011" w:rsidP="00AE598C">
            <w:pPr>
              <w:pStyle w:val="System"/>
              <w:keepNext/>
              <w:keepLines/>
            </w:pPr>
            <w:r w:rsidRPr="006F4B67">
              <w:lastRenderedPageBreak/>
              <w:t>Relative superiority</w:t>
            </w:r>
            <w:r w:rsidR="00B66C9D" w:rsidRPr="006F4B67">
              <w:t>:</w:t>
            </w:r>
            <w:r w:rsidR="00B66C9D">
              <w:t xml:space="preserve"> </w:t>
            </w:r>
            <w:r w:rsidR="007D0286">
              <w:t>Forskotsaðferð</w:t>
            </w:r>
          </w:p>
        </w:tc>
      </w:tr>
      <w:tr w:rsidR="00DA2011" w:rsidRPr="007B5BB7" w14:paraId="4A22BE8A" w14:textId="77777777" w:rsidTr="004A555B">
        <w:trPr>
          <w:trHeight w:val="628"/>
        </w:trPr>
        <w:tc>
          <w:tcPr>
            <w:tcW w:w="9067" w:type="dxa"/>
            <w:gridSpan w:val="2"/>
          </w:tcPr>
          <w:p w14:paraId="1892931F" w14:textId="634EF308" w:rsidR="00DA2011" w:rsidRPr="007B5BB7" w:rsidRDefault="00960490" w:rsidP="00AE598C">
            <w:pPr>
              <w:keepNext/>
              <w:keepLines/>
              <w:spacing w:after="120"/>
              <w:jc w:val="center"/>
              <w:rPr>
                <w:sz w:val="18"/>
                <w:szCs w:val="18"/>
              </w:rPr>
            </w:pPr>
            <w:r>
              <w:rPr>
                <w:noProof/>
              </w:rPr>
              <w:drawing>
                <wp:anchor distT="0" distB="0" distL="114300" distR="114300" simplePos="0" relativeHeight="251689472" behindDoc="0" locked="0" layoutInCell="1" allowOverlap="1" wp14:anchorId="66CE6C18" wp14:editId="1EF7A890">
                  <wp:simplePos x="0" y="0"/>
                  <wp:positionH relativeFrom="margin">
                    <wp:posOffset>148590</wp:posOffset>
                  </wp:positionH>
                  <wp:positionV relativeFrom="margin">
                    <wp:posOffset>0</wp:posOffset>
                  </wp:positionV>
                  <wp:extent cx="4612640" cy="86561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12640" cy="865619"/>
                          </a:xfrm>
                          <a:prstGeom prst="rect">
                            <a:avLst/>
                          </a:prstGeom>
                        </pic:spPr>
                      </pic:pic>
                    </a:graphicData>
                  </a:graphic>
                </wp:anchor>
              </w:drawing>
            </w:r>
          </w:p>
        </w:tc>
      </w:tr>
      <w:tr w:rsidR="00DA2011" w:rsidRPr="007B5BB7" w14:paraId="1EA89F0D" w14:textId="77777777" w:rsidTr="00CB535A">
        <w:trPr>
          <w:trHeight w:val="769"/>
        </w:trPr>
        <w:tc>
          <w:tcPr>
            <w:tcW w:w="6091" w:type="dxa"/>
          </w:tcPr>
          <w:p w14:paraId="31F48967" w14:textId="44470978" w:rsidR="00DA2011" w:rsidRPr="007B5BB7" w:rsidRDefault="00DA2011" w:rsidP="00AE598C">
            <w:pPr>
              <w:pStyle w:val="Reitur"/>
              <w:keepNext/>
              <w:keepLines/>
            </w:pPr>
            <w:r w:rsidRPr="007B5BB7">
              <w:t xml:space="preserve">Stærsta hlutfallslega forskot </w:t>
            </w:r>
            <w:r w:rsidR="00947304">
              <w:t xml:space="preserve">virkrar </w:t>
            </w:r>
            <w:r w:rsidRPr="007B5BB7">
              <w:t>atkvæðadeildar á deild fyrsta varamanns, eins og því er lýst framar</w:t>
            </w:r>
            <w:r w:rsidR="00CC29F6">
              <w:t>. Leitað yfir öll kjördæmi</w:t>
            </w:r>
          </w:p>
        </w:tc>
        <w:tc>
          <w:tcPr>
            <w:tcW w:w="2976" w:type="dxa"/>
          </w:tcPr>
          <w:p w14:paraId="0D480305" w14:textId="77777777" w:rsidR="00DA2011" w:rsidRPr="007B5BB7" w:rsidRDefault="00DA2011" w:rsidP="00AE598C">
            <w:pPr>
              <w:pStyle w:val="Reitur"/>
              <w:keepNext/>
              <w:keepLines/>
            </w:pPr>
            <w:r w:rsidRPr="007B5BB7">
              <w:t xml:space="preserve">Umrætt forskotshlutfall </w:t>
            </w:r>
          </w:p>
        </w:tc>
      </w:tr>
    </w:tbl>
    <w:p w14:paraId="7F36FAB5"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6091"/>
        <w:gridCol w:w="2976"/>
      </w:tblGrid>
      <w:tr w:rsidR="00EF4B23" w:rsidRPr="007B5BB7" w14:paraId="394CE310" w14:textId="77777777" w:rsidTr="00A55CF5">
        <w:trPr>
          <w:trHeight w:val="226"/>
        </w:trPr>
        <w:tc>
          <w:tcPr>
            <w:tcW w:w="9067" w:type="dxa"/>
            <w:gridSpan w:val="2"/>
            <w:vAlign w:val="center"/>
          </w:tcPr>
          <w:p w14:paraId="7892F84F" w14:textId="77777777" w:rsidR="00EF4B23" w:rsidRPr="00AF4162" w:rsidRDefault="00EF4B23" w:rsidP="00AE598C">
            <w:pPr>
              <w:pStyle w:val="System"/>
              <w:keepNext/>
              <w:keepLines/>
            </w:pPr>
            <w:r w:rsidRPr="006F4B67">
              <w:t>Relative superiority, simplified:</w:t>
            </w:r>
            <w:r>
              <w:t xml:space="preserve"> Forskotsaðferð, einfölduð</w:t>
            </w:r>
          </w:p>
        </w:tc>
      </w:tr>
      <w:tr w:rsidR="00EF4B23" w:rsidRPr="007B5BB7" w14:paraId="51833064" w14:textId="77777777" w:rsidTr="00A55CF5">
        <w:trPr>
          <w:trHeight w:val="628"/>
        </w:trPr>
        <w:tc>
          <w:tcPr>
            <w:tcW w:w="9067" w:type="dxa"/>
            <w:gridSpan w:val="2"/>
          </w:tcPr>
          <w:p w14:paraId="55AFBA19" w14:textId="7DC382BC" w:rsidR="00EF4B23" w:rsidRPr="007B5BB7" w:rsidRDefault="00FB2271" w:rsidP="00AE598C">
            <w:pPr>
              <w:keepNext/>
              <w:keepLines/>
              <w:spacing w:after="120"/>
              <w:jc w:val="center"/>
              <w:rPr>
                <w:sz w:val="18"/>
                <w:szCs w:val="18"/>
              </w:rPr>
            </w:pPr>
            <w:r>
              <w:rPr>
                <w:noProof/>
              </w:rPr>
              <w:drawing>
                <wp:anchor distT="0" distB="0" distL="114300" distR="114300" simplePos="0" relativeHeight="251692544" behindDoc="0" locked="0" layoutInCell="1" allowOverlap="1" wp14:anchorId="507B5916" wp14:editId="2ED384DB">
                  <wp:simplePos x="0" y="0"/>
                  <wp:positionH relativeFrom="margin">
                    <wp:posOffset>88900</wp:posOffset>
                  </wp:positionH>
                  <wp:positionV relativeFrom="margin">
                    <wp:posOffset>0</wp:posOffset>
                  </wp:positionV>
                  <wp:extent cx="4705350" cy="903219"/>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5350" cy="903219"/>
                          </a:xfrm>
                          <a:prstGeom prst="rect">
                            <a:avLst/>
                          </a:prstGeom>
                        </pic:spPr>
                      </pic:pic>
                    </a:graphicData>
                  </a:graphic>
                </wp:anchor>
              </w:drawing>
            </w:r>
          </w:p>
        </w:tc>
      </w:tr>
      <w:tr w:rsidR="00EF4B23" w:rsidRPr="007B5BB7" w14:paraId="488C5103" w14:textId="77777777" w:rsidTr="00FB2271">
        <w:trPr>
          <w:trHeight w:val="445"/>
        </w:trPr>
        <w:tc>
          <w:tcPr>
            <w:tcW w:w="6091" w:type="dxa"/>
          </w:tcPr>
          <w:p w14:paraId="30E447F7" w14:textId="3AFF64F3" w:rsidR="00EF4B23" w:rsidRPr="007B5BB7" w:rsidRDefault="00EF4B23" w:rsidP="00AE598C">
            <w:pPr>
              <w:pStyle w:val="Reitur"/>
              <w:keepNext/>
              <w:keepLines/>
            </w:pPr>
            <w:r>
              <w:t>Stærsta</w:t>
            </w:r>
            <w:r w:rsidRPr="007B5BB7">
              <w:t xml:space="preserve"> einfaldaða forskot eins og því er lýst framar</w:t>
            </w:r>
            <w:r w:rsidR="00217E64">
              <w:t>. Leitað yfir öll kjördæmi</w:t>
            </w:r>
          </w:p>
        </w:tc>
        <w:tc>
          <w:tcPr>
            <w:tcW w:w="2976" w:type="dxa"/>
          </w:tcPr>
          <w:p w14:paraId="40A9AE30" w14:textId="77777777" w:rsidR="00EF4B23" w:rsidRPr="007B5BB7" w:rsidRDefault="00EF4B23" w:rsidP="00AE598C">
            <w:pPr>
              <w:pStyle w:val="Reitur"/>
              <w:keepNext/>
              <w:keepLines/>
            </w:pPr>
            <w:r w:rsidRPr="007B5BB7">
              <w:t xml:space="preserve">Umrætt </w:t>
            </w:r>
            <w:r>
              <w:t xml:space="preserve">einfaldað </w:t>
            </w:r>
            <w:r w:rsidRPr="007B5BB7">
              <w:t xml:space="preserve">forskotshlutfall </w:t>
            </w:r>
          </w:p>
        </w:tc>
      </w:tr>
    </w:tbl>
    <w:p w14:paraId="6CF58BEB" w14:textId="77777777" w:rsidR="00EF4B23" w:rsidRDefault="00EF4B23" w:rsidP="00E15CA6">
      <w:pPr>
        <w:pStyle w:val="Texti"/>
      </w:pPr>
    </w:p>
    <w:p w14:paraId="2C46B94B"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5807"/>
        <w:gridCol w:w="3260"/>
      </w:tblGrid>
      <w:tr w:rsidR="00EF4B23" w:rsidRPr="007B5BB7" w14:paraId="2FA607B5" w14:textId="77777777" w:rsidTr="00A55CF5">
        <w:trPr>
          <w:trHeight w:val="210"/>
        </w:trPr>
        <w:tc>
          <w:tcPr>
            <w:tcW w:w="9067" w:type="dxa"/>
            <w:gridSpan w:val="2"/>
            <w:vAlign w:val="center"/>
          </w:tcPr>
          <w:p w14:paraId="5C687D91" w14:textId="77777777" w:rsidR="00EF4B23" w:rsidRPr="00337179" w:rsidRDefault="00EF4B23" w:rsidP="00AE598C">
            <w:pPr>
              <w:pStyle w:val="System"/>
              <w:keepNext/>
              <w:keepLines/>
            </w:pPr>
            <w:r w:rsidRPr="006F4B67">
              <w:t>Nearest-to-previous:</w:t>
            </w:r>
            <w:r>
              <w:t xml:space="preserve"> N</w:t>
            </w:r>
            <w:r w:rsidRPr="00862783">
              <w:t>æst forvera</w:t>
            </w:r>
            <w:r>
              <w:t>num</w:t>
            </w:r>
          </w:p>
        </w:tc>
      </w:tr>
      <w:tr w:rsidR="00EF4B23" w:rsidRPr="007B5BB7" w14:paraId="1A374EA6" w14:textId="77777777" w:rsidTr="00A55CF5">
        <w:trPr>
          <w:trHeight w:val="583"/>
        </w:trPr>
        <w:tc>
          <w:tcPr>
            <w:tcW w:w="9067" w:type="dxa"/>
            <w:gridSpan w:val="2"/>
          </w:tcPr>
          <w:p w14:paraId="0F82710A" w14:textId="4889EFF7" w:rsidR="00EF4B23" w:rsidRPr="007B5BB7" w:rsidRDefault="004F5492" w:rsidP="00AE598C">
            <w:pPr>
              <w:keepNext/>
              <w:keepLines/>
              <w:spacing w:after="120"/>
              <w:jc w:val="center"/>
              <w:rPr>
                <w:sz w:val="18"/>
                <w:szCs w:val="18"/>
              </w:rPr>
            </w:pPr>
            <w:r>
              <w:rPr>
                <w:noProof/>
              </w:rPr>
              <w:drawing>
                <wp:inline distT="0" distB="0" distL="0" distR="0" wp14:anchorId="6EC7A16E" wp14:editId="181D8613">
                  <wp:extent cx="3530600" cy="608142"/>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0983" cy="616820"/>
                          </a:xfrm>
                          <a:prstGeom prst="rect">
                            <a:avLst/>
                          </a:prstGeom>
                        </pic:spPr>
                      </pic:pic>
                    </a:graphicData>
                  </a:graphic>
                </wp:inline>
              </w:drawing>
            </w:r>
          </w:p>
        </w:tc>
      </w:tr>
      <w:tr w:rsidR="00EF4B23" w:rsidRPr="007B5BB7" w14:paraId="2A40237C" w14:textId="77777777" w:rsidTr="004F5492">
        <w:trPr>
          <w:trHeight w:val="714"/>
        </w:trPr>
        <w:tc>
          <w:tcPr>
            <w:tcW w:w="5807" w:type="dxa"/>
          </w:tcPr>
          <w:p w14:paraId="56D0EAC1" w14:textId="025EDBE2" w:rsidR="00EF4B23" w:rsidRPr="007B5BB7" w:rsidRDefault="00EF4B23" w:rsidP="00AE598C">
            <w:pPr>
              <w:pStyle w:val="Reitur"/>
              <w:keepNext/>
              <w:keepLines/>
            </w:pPr>
            <w:r>
              <w:t>Hæsta</w:t>
            </w:r>
            <w:r w:rsidRPr="007B5BB7">
              <w:t xml:space="preserve"> hlutfall milli </w:t>
            </w:r>
            <w:r w:rsidR="008B6904">
              <w:t>stærstu nú</w:t>
            </w:r>
            <w:r>
              <w:t xml:space="preserve"> virk</w:t>
            </w:r>
            <w:r w:rsidR="008B6904">
              <w:t>u</w:t>
            </w:r>
            <w:r>
              <w:t xml:space="preserve"> </w:t>
            </w:r>
            <w:r w:rsidRPr="007B5BB7">
              <w:t xml:space="preserve">atkvæðadeildar </w:t>
            </w:r>
            <w:r w:rsidR="00B32C2F">
              <w:t xml:space="preserve">í hverju kjördæmi </w:t>
            </w:r>
            <w:r>
              <w:t xml:space="preserve">á móti </w:t>
            </w:r>
            <w:r w:rsidRPr="007B5BB7">
              <w:t xml:space="preserve">atkvæðadeild </w:t>
            </w:r>
            <w:r w:rsidR="00B56CED">
              <w:t xml:space="preserve">þess </w:t>
            </w:r>
            <w:r w:rsidRPr="007B5BB7">
              <w:t xml:space="preserve">síðasta </w:t>
            </w:r>
            <w:r>
              <w:t>sætis sem þegar hefur verið úthlutað í sama kjördæmi.</w:t>
            </w:r>
            <w:r w:rsidR="00B56CED">
              <w:t xml:space="preserve"> Leit</w:t>
            </w:r>
            <w:r w:rsidR="00655B5F">
              <w:t>a</w:t>
            </w:r>
            <w:r w:rsidR="00B56CED">
              <w:t>ð yfir öll kjördæmi</w:t>
            </w:r>
          </w:p>
        </w:tc>
        <w:tc>
          <w:tcPr>
            <w:tcW w:w="3260" w:type="dxa"/>
          </w:tcPr>
          <w:p w14:paraId="27CACDA6" w14:textId="59CE5FFA" w:rsidR="00EF4B23" w:rsidRPr="007B5BB7" w:rsidRDefault="00EF4B23" w:rsidP="00AE598C">
            <w:pPr>
              <w:pStyle w:val="Reitur"/>
              <w:keepNext/>
              <w:keepLines/>
            </w:pPr>
            <w:r w:rsidRPr="007B5BB7">
              <w:t xml:space="preserve">Umrætt hlutfall </w:t>
            </w:r>
            <w:r w:rsidR="007B2A3E">
              <w:t>atkvæðadeilda</w:t>
            </w:r>
          </w:p>
        </w:tc>
      </w:tr>
    </w:tbl>
    <w:p w14:paraId="04D2D6A3"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5807"/>
        <w:gridCol w:w="3260"/>
      </w:tblGrid>
      <w:tr w:rsidR="009870BF" w:rsidRPr="007B5BB7" w14:paraId="33FE88F9" w14:textId="77777777" w:rsidTr="00A55CF5">
        <w:trPr>
          <w:trHeight w:val="210"/>
        </w:trPr>
        <w:tc>
          <w:tcPr>
            <w:tcW w:w="9067" w:type="dxa"/>
            <w:gridSpan w:val="2"/>
            <w:vAlign w:val="center"/>
          </w:tcPr>
          <w:p w14:paraId="6C848C12" w14:textId="77777777" w:rsidR="009870BF" w:rsidRPr="006F4B67" w:rsidRDefault="009870BF" w:rsidP="00AE598C">
            <w:pPr>
              <w:pStyle w:val="System"/>
              <w:keepNext/>
              <w:keepLines/>
            </w:pPr>
            <w:r w:rsidRPr="006F4B67">
              <w:t>Furthest-from-next: Fjarst þeim næsta</w:t>
            </w:r>
          </w:p>
        </w:tc>
      </w:tr>
      <w:tr w:rsidR="009870BF" w:rsidRPr="007B5BB7" w14:paraId="22AECC37" w14:textId="77777777" w:rsidTr="00A55CF5">
        <w:trPr>
          <w:trHeight w:val="583"/>
        </w:trPr>
        <w:tc>
          <w:tcPr>
            <w:tcW w:w="9067" w:type="dxa"/>
            <w:gridSpan w:val="2"/>
          </w:tcPr>
          <w:p w14:paraId="46D98ACE" w14:textId="0D86AF30" w:rsidR="009870BF" w:rsidRPr="007B5BB7" w:rsidRDefault="001B260D" w:rsidP="00AE598C">
            <w:pPr>
              <w:keepNext/>
              <w:keepLines/>
              <w:spacing w:after="120"/>
              <w:jc w:val="center"/>
              <w:rPr>
                <w:sz w:val="18"/>
                <w:szCs w:val="18"/>
              </w:rPr>
            </w:pPr>
            <w:r>
              <w:rPr>
                <w:noProof/>
              </w:rPr>
              <w:drawing>
                <wp:inline distT="0" distB="0" distL="0" distR="0" wp14:anchorId="02FB737F" wp14:editId="226B7674">
                  <wp:extent cx="3244850" cy="8376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1695" cy="852298"/>
                          </a:xfrm>
                          <a:prstGeom prst="rect">
                            <a:avLst/>
                          </a:prstGeom>
                        </pic:spPr>
                      </pic:pic>
                    </a:graphicData>
                  </a:graphic>
                </wp:inline>
              </w:drawing>
            </w:r>
          </w:p>
        </w:tc>
      </w:tr>
      <w:tr w:rsidR="009870BF" w:rsidRPr="007B5BB7" w14:paraId="7A7D31D8" w14:textId="77777777" w:rsidTr="001B260D">
        <w:trPr>
          <w:trHeight w:val="714"/>
        </w:trPr>
        <w:tc>
          <w:tcPr>
            <w:tcW w:w="5807" w:type="dxa"/>
          </w:tcPr>
          <w:p w14:paraId="26DD297B" w14:textId="6B835A55" w:rsidR="009870BF" w:rsidRPr="007B5BB7" w:rsidRDefault="001B260D" w:rsidP="00AE598C">
            <w:pPr>
              <w:pStyle w:val="Reitur"/>
              <w:keepNext/>
              <w:keepLines/>
            </w:pPr>
            <w:r>
              <w:t>Hæsta</w:t>
            </w:r>
            <w:r w:rsidR="009870BF" w:rsidRPr="007B5BB7">
              <w:t xml:space="preserve"> hlutfall milli </w:t>
            </w:r>
            <w:r>
              <w:t xml:space="preserve">stærstu nú virku </w:t>
            </w:r>
            <w:r w:rsidR="009870BF" w:rsidRPr="007B5BB7">
              <w:t xml:space="preserve">atkvæðadeildar </w:t>
            </w:r>
            <w:r w:rsidR="00B32C2F">
              <w:t>í hverju kjördæmi á móti</w:t>
            </w:r>
            <w:r w:rsidR="009870BF" w:rsidRPr="007B5BB7">
              <w:t xml:space="preserve"> atkvæðadeild </w:t>
            </w:r>
            <w:r w:rsidR="009870BF">
              <w:t xml:space="preserve">þar </w:t>
            </w:r>
            <w:r w:rsidR="009870BF" w:rsidRPr="007B5BB7">
              <w:t>næst</w:t>
            </w:r>
            <w:r w:rsidR="00A848E8">
              <w:t>u</w:t>
            </w:r>
            <w:r w:rsidR="009870BF">
              <w:t xml:space="preserve"> virk</w:t>
            </w:r>
            <w:r w:rsidR="00A848E8">
              <w:t xml:space="preserve">u atkvæðadeildar, </w:t>
            </w:r>
            <w:r w:rsidR="009870BF" w:rsidRPr="000F6159">
              <w:t xml:space="preserve">en þó </w:t>
            </w:r>
            <w:r w:rsidR="00A848E8">
              <w:t>ekki frá sa</w:t>
            </w:r>
            <w:r w:rsidR="00655B5F">
              <w:t>ma</w:t>
            </w:r>
            <w:r w:rsidR="009870BF" w:rsidRPr="000F6159">
              <w:t xml:space="preserve"> flokki</w:t>
            </w:r>
            <w:r w:rsidR="00655B5F">
              <w:t>. Leitað yfir öll kjördæmi</w:t>
            </w:r>
          </w:p>
        </w:tc>
        <w:tc>
          <w:tcPr>
            <w:tcW w:w="3260" w:type="dxa"/>
          </w:tcPr>
          <w:p w14:paraId="0D8D22D0" w14:textId="77777777" w:rsidR="009870BF" w:rsidRPr="007B5BB7" w:rsidRDefault="009870BF" w:rsidP="00AE598C">
            <w:pPr>
              <w:pStyle w:val="Reitur"/>
              <w:keepNext/>
              <w:keepLines/>
            </w:pPr>
            <w:r w:rsidRPr="007B5BB7">
              <w:t xml:space="preserve">Umrætt hlutfall </w:t>
            </w:r>
          </w:p>
        </w:tc>
      </w:tr>
    </w:tbl>
    <w:p w14:paraId="6B4DD839" w14:textId="77777777" w:rsidR="009870BF" w:rsidRDefault="009870BF" w:rsidP="00E15CA6">
      <w:pPr>
        <w:pStyle w:val="Texti"/>
      </w:pPr>
    </w:p>
    <w:p w14:paraId="55368959" w14:textId="2235F266" w:rsidR="00DA2011" w:rsidRDefault="00DA2011" w:rsidP="00E15CA6">
      <w:pPr>
        <w:pStyle w:val="Texti"/>
      </w:pPr>
      <w:r w:rsidRPr="001C3EF4">
        <w:t>Forsendur úthlutunar eru með öðrum hætti í tveimur síðustu aðferðunum:</w:t>
      </w:r>
    </w:p>
    <w:p w14:paraId="0AA1046E" w14:textId="77777777" w:rsidR="001C624F" w:rsidRPr="001C3EF4" w:rsidRDefault="001C624F" w:rsidP="00E15CA6">
      <w:pPr>
        <w:pStyle w:val="Texti"/>
        <w:rPr>
          <w:noProof/>
        </w:rPr>
      </w:pPr>
    </w:p>
    <w:tbl>
      <w:tblPr>
        <w:tblStyle w:val="TableGrid"/>
        <w:tblW w:w="9071" w:type="dxa"/>
        <w:tblLayout w:type="fixed"/>
        <w:tblLook w:val="04A0" w:firstRow="1" w:lastRow="0" w:firstColumn="1" w:lastColumn="0" w:noHBand="0" w:noVBand="1"/>
      </w:tblPr>
      <w:tblGrid>
        <w:gridCol w:w="702"/>
        <w:gridCol w:w="1420"/>
        <w:gridCol w:w="1134"/>
        <w:gridCol w:w="1701"/>
        <w:gridCol w:w="282"/>
        <w:gridCol w:w="568"/>
        <w:gridCol w:w="851"/>
        <w:gridCol w:w="708"/>
        <w:gridCol w:w="709"/>
        <w:gridCol w:w="996"/>
      </w:tblGrid>
      <w:tr w:rsidR="00DA2011" w:rsidRPr="001C3EF4" w14:paraId="38DB6896" w14:textId="77777777" w:rsidTr="000F25CD">
        <w:trPr>
          <w:trHeight w:val="274"/>
        </w:trPr>
        <w:tc>
          <w:tcPr>
            <w:tcW w:w="9071" w:type="dxa"/>
            <w:gridSpan w:val="10"/>
            <w:tcBorders>
              <w:bottom w:val="single" w:sz="4" w:space="0" w:color="auto"/>
            </w:tcBorders>
          </w:tcPr>
          <w:p w14:paraId="283FF65F" w14:textId="0262D9BC" w:rsidR="00DA2011" w:rsidRPr="006F4B67" w:rsidRDefault="00DA2011" w:rsidP="00AE598C">
            <w:pPr>
              <w:pStyle w:val="System"/>
              <w:keepNext/>
              <w:keepLines/>
            </w:pPr>
            <w:r w:rsidRPr="006F4B67">
              <w:lastRenderedPageBreak/>
              <w:t>Switching of seats</w:t>
            </w:r>
            <w:r w:rsidR="00992B22" w:rsidRPr="006F4B67">
              <w:t xml:space="preserve">: </w:t>
            </w:r>
            <w:r w:rsidR="00927864" w:rsidRPr="006F4B67">
              <w:t>Sætavíxlun</w:t>
            </w:r>
          </w:p>
        </w:tc>
      </w:tr>
      <w:tr w:rsidR="00DA2011" w:rsidRPr="000B7FA2" w14:paraId="6F0068B4" w14:textId="77777777" w:rsidTr="000F25CD">
        <w:trPr>
          <w:trHeight w:val="758"/>
        </w:trPr>
        <w:tc>
          <w:tcPr>
            <w:tcW w:w="9071" w:type="dxa"/>
            <w:gridSpan w:val="10"/>
            <w:tcBorders>
              <w:left w:val="single" w:sz="4" w:space="0" w:color="auto"/>
              <w:bottom w:val="nil"/>
              <w:right w:val="single" w:sz="4" w:space="0" w:color="auto"/>
            </w:tcBorders>
          </w:tcPr>
          <w:p w14:paraId="0B83AD78" w14:textId="369BF6AC" w:rsidR="00DA2011" w:rsidRPr="000B7FA2" w:rsidRDefault="00762259" w:rsidP="00AE598C">
            <w:pPr>
              <w:pStyle w:val="Texti"/>
              <w:keepNext/>
              <w:keepLines/>
            </w:pPr>
            <w:r>
              <w:rPr>
                <w:noProof/>
              </w:rPr>
              <w:drawing>
                <wp:anchor distT="0" distB="0" distL="114300" distR="114300" simplePos="0" relativeHeight="251664896" behindDoc="0" locked="0" layoutInCell="1" allowOverlap="1" wp14:anchorId="7F4DD453" wp14:editId="7CDA2F04">
                  <wp:simplePos x="0" y="0"/>
                  <wp:positionH relativeFrom="margin">
                    <wp:posOffset>61092</wp:posOffset>
                  </wp:positionH>
                  <wp:positionV relativeFrom="margin">
                    <wp:posOffset>35560</wp:posOffset>
                  </wp:positionV>
                  <wp:extent cx="2962275" cy="24447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2275" cy="2444750"/>
                          </a:xfrm>
                          <a:prstGeom prst="rect">
                            <a:avLst/>
                          </a:prstGeom>
                        </pic:spPr>
                      </pic:pic>
                    </a:graphicData>
                  </a:graphic>
                </wp:anchor>
              </w:drawing>
            </w:r>
            <w:r>
              <w:rPr>
                <w:noProof/>
              </w:rPr>
              <w:drawing>
                <wp:anchor distT="0" distB="0" distL="114300" distR="114300" simplePos="0" relativeHeight="251653632" behindDoc="0" locked="0" layoutInCell="1" allowOverlap="1" wp14:anchorId="2543E3FF" wp14:editId="541B3180">
                  <wp:simplePos x="0" y="0"/>
                  <wp:positionH relativeFrom="margin">
                    <wp:posOffset>3383915</wp:posOffset>
                  </wp:positionH>
                  <wp:positionV relativeFrom="margin">
                    <wp:posOffset>256540</wp:posOffset>
                  </wp:positionV>
                  <wp:extent cx="2036445" cy="1359535"/>
                  <wp:effectExtent l="0" t="0" r="1905"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36445" cy="1359535"/>
                          </a:xfrm>
                          <a:prstGeom prst="rect">
                            <a:avLst/>
                          </a:prstGeom>
                        </pic:spPr>
                      </pic:pic>
                    </a:graphicData>
                  </a:graphic>
                  <wp14:sizeRelH relativeFrom="margin">
                    <wp14:pctWidth>0</wp14:pctWidth>
                  </wp14:sizeRelH>
                  <wp14:sizeRelV relativeFrom="margin">
                    <wp14:pctHeight>0</wp14:pctHeight>
                  </wp14:sizeRelV>
                </wp:anchor>
              </w:drawing>
            </w:r>
          </w:p>
          <w:p w14:paraId="544826AC" w14:textId="6693B591" w:rsidR="00C64539" w:rsidRPr="000B7FA2" w:rsidRDefault="00C64539" w:rsidP="00AE598C">
            <w:pPr>
              <w:pStyle w:val="Texti"/>
              <w:keepNext/>
              <w:keepLines/>
            </w:pPr>
          </w:p>
        </w:tc>
      </w:tr>
      <w:tr w:rsidR="00F13A59" w:rsidRPr="007B5BB7" w14:paraId="251BF6A0" w14:textId="77777777" w:rsidTr="000F25CD">
        <w:trPr>
          <w:trHeight w:val="430"/>
        </w:trPr>
        <w:tc>
          <w:tcPr>
            <w:tcW w:w="4957" w:type="dxa"/>
            <w:gridSpan w:val="4"/>
            <w:tcBorders>
              <w:top w:val="single" w:sz="4" w:space="0" w:color="auto"/>
              <w:left w:val="single" w:sz="4" w:space="0" w:color="auto"/>
              <w:bottom w:val="single" w:sz="4" w:space="0" w:color="auto"/>
              <w:right w:val="single" w:sz="4" w:space="0" w:color="auto"/>
            </w:tcBorders>
          </w:tcPr>
          <w:p w14:paraId="7DBDA185" w14:textId="2516C3C0" w:rsidR="00F13A59" w:rsidRPr="007B5BB7" w:rsidRDefault="00F13A59" w:rsidP="00AE598C">
            <w:pPr>
              <w:pStyle w:val="Smaletur"/>
              <w:keepNext/>
              <w:keepLines/>
            </w:pPr>
            <w:r w:rsidRPr="007B5BB7">
              <w:t xml:space="preserve">Auðkenni flokka og hvað þeir eiga skilið af sætum m.v. landsfylgi og hvað þeir </w:t>
            </w:r>
            <w:r>
              <w:t>fengju</w:t>
            </w:r>
            <w:r w:rsidRPr="007B5BB7">
              <w:t xml:space="preserve"> við hreina kjördæmisúthlutun og hverju munar</w:t>
            </w:r>
          </w:p>
        </w:tc>
        <w:tc>
          <w:tcPr>
            <w:tcW w:w="282" w:type="dxa"/>
            <w:vMerge w:val="restart"/>
            <w:tcBorders>
              <w:top w:val="nil"/>
              <w:left w:val="single" w:sz="4" w:space="0" w:color="auto"/>
              <w:bottom w:val="nil"/>
              <w:right w:val="single" w:sz="4" w:space="0" w:color="auto"/>
            </w:tcBorders>
          </w:tcPr>
          <w:p w14:paraId="6EEA6D51" w14:textId="77777777" w:rsidR="00F13A59" w:rsidRPr="00230522" w:rsidRDefault="00F13A59" w:rsidP="00AE598C">
            <w:pPr>
              <w:pStyle w:val="Smaletur"/>
              <w:keepNext/>
              <w:keepLines/>
              <w:rPr>
                <w:highlight w:val="yellow"/>
              </w:rPr>
            </w:pPr>
          </w:p>
        </w:tc>
        <w:tc>
          <w:tcPr>
            <w:tcW w:w="3832" w:type="dxa"/>
            <w:gridSpan w:val="5"/>
            <w:tcBorders>
              <w:top w:val="single" w:sz="4" w:space="0" w:color="auto"/>
              <w:left w:val="single" w:sz="4" w:space="0" w:color="auto"/>
              <w:bottom w:val="single" w:sz="4" w:space="0" w:color="auto"/>
              <w:right w:val="single" w:sz="4" w:space="0" w:color="auto"/>
            </w:tcBorders>
          </w:tcPr>
          <w:p w14:paraId="32709BF6" w14:textId="64B52439" w:rsidR="00F13A59" w:rsidRPr="007B5BB7" w:rsidRDefault="00F13A59" w:rsidP="00AE598C">
            <w:pPr>
              <w:pStyle w:val="Smaletur"/>
              <w:keepNext/>
              <w:keepLines/>
            </w:pPr>
            <w:r w:rsidRPr="007B5BB7">
              <w:t>Víxlun sæta frá ofhöldnun til vanhaldin</w:t>
            </w:r>
            <w:r w:rsidR="00222954">
              <w:t>s</w:t>
            </w:r>
            <w:r w:rsidRPr="007B5BB7">
              <w:t xml:space="preserve"> flokk</w:t>
            </w:r>
            <w:r w:rsidR="00222954">
              <w:t>s</w:t>
            </w:r>
            <w:r w:rsidRPr="007B5BB7">
              <w:t xml:space="preserve"> með tilfærslu sæta milli lista innan sama kjördæmis</w:t>
            </w:r>
          </w:p>
        </w:tc>
      </w:tr>
      <w:tr w:rsidR="00F13A59" w:rsidRPr="007B5BB7" w14:paraId="2B6E4605" w14:textId="77777777" w:rsidTr="000F25CD">
        <w:trPr>
          <w:trHeight w:val="929"/>
        </w:trPr>
        <w:tc>
          <w:tcPr>
            <w:tcW w:w="702" w:type="dxa"/>
            <w:tcBorders>
              <w:top w:val="single" w:sz="4" w:space="0" w:color="auto"/>
            </w:tcBorders>
          </w:tcPr>
          <w:p w14:paraId="3CD10BD3" w14:textId="77777777" w:rsidR="00F13A59" w:rsidRPr="00824D1C" w:rsidRDefault="00F13A59" w:rsidP="00AE598C">
            <w:pPr>
              <w:pStyle w:val="Smaletur"/>
              <w:keepNext/>
              <w:keepLines/>
            </w:pPr>
            <w:r w:rsidRPr="00824D1C">
              <w:t>Flokk-ur</w:t>
            </w:r>
          </w:p>
        </w:tc>
        <w:tc>
          <w:tcPr>
            <w:tcW w:w="1420" w:type="dxa"/>
            <w:tcBorders>
              <w:top w:val="single" w:sz="4" w:space="0" w:color="auto"/>
            </w:tcBorders>
          </w:tcPr>
          <w:p w14:paraId="3ABF843B" w14:textId="77777777" w:rsidR="00F13A59" w:rsidRPr="00824D1C" w:rsidRDefault="00F13A59" w:rsidP="00AE598C">
            <w:pPr>
              <w:pStyle w:val="Smaletur"/>
              <w:keepNext/>
              <w:keepLines/>
            </w:pPr>
            <w:r w:rsidRPr="00824D1C">
              <w:t>Tala sæta sem flokkurinn á að fá m.v. landsfylgi</w:t>
            </w:r>
          </w:p>
        </w:tc>
        <w:tc>
          <w:tcPr>
            <w:tcW w:w="1134" w:type="dxa"/>
            <w:tcBorders>
              <w:top w:val="single" w:sz="4" w:space="0" w:color="auto"/>
            </w:tcBorders>
          </w:tcPr>
          <w:p w14:paraId="60409875" w14:textId="5FE7B761" w:rsidR="00F13A59" w:rsidRPr="00824D1C" w:rsidRDefault="00F13A59" w:rsidP="00AE598C">
            <w:pPr>
              <w:pStyle w:val="Smaletur"/>
              <w:keepNext/>
              <w:keepLines/>
            </w:pPr>
            <w:r w:rsidRPr="00824D1C">
              <w:t xml:space="preserve">Tala sæta </w:t>
            </w:r>
            <w:r>
              <w:t>ef öll sæti væru kjördæmis-sæti</w:t>
            </w:r>
            <w:r w:rsidRPr="00824D1C">
              <w:t xml:space="preserve"> </w:t>
            </w:r>
          </w:p>
        </w:tc>
        <w:tc>
          <w:tcPr>
            <w:tcW w:w="1701" w:type="dxa"/>
            <w:tcBorders>
              <w:top w:val="single" w:sz="4" w:space="0" w:color="auto"/>
              <w:right w:val="single" w:sz="4" w:space="0" w:color="auto"/>
            </w:tcBorders>
          </w:tcPr>
          <w:p w14:paraId="04EF74F2" w14:textId="6A3D1782" w:rsidR="00F13A59" w:rsidRPr="00824D1C" w:rsidRDefault="00F13A59" w:rsidP="00AE598C">
            <w:pPr>
              <w:pStyle w:val="Smaletur"/>
              <w:keepNext/>
              <w:keepLines/>
            </w:pPr>
            <w:r>
              <w:t>Frávik:</w:t>
            </w:r>
          </w:p>
          <w:p w14:paraId="025B1881" w14:textId="77777777" w:rsidR="000F25CD" w:rsidRDefault="00F13A59" w:rsidP="00AE598C">
            <w:pPr>
              <w:pStyle w:val="Smaletur"/>
              <w:keepNext/>
              <w:keepLines/>
            </w:pPr>
            <w:r w:rsidRPr="00824D1C">
              <w:t>Ef jákvæð tala þá sæti um of,</w:t>
            </w:r>
            <w:r w:rsidR="000F25CD">
              <w:t>.</w:t>
            </w:r>
          </w:p>
          <w:p w14:paraId="2925B638" w14:textId="7BC7BB64" w:rsidR="00F13A59" w:rsidRPr="00824D1C" w:rsidRDefault="000F25CD" w:rsidP="00AE598C">
            <w:pPr>
              <w:pStyle w:val="Smaletur"/>
              <w:keepNext/>
              <w:keepLines/>
            </w:pPr>
            <w:r>
              <w:t>E</w:t>
            </w:r>
            <w:r w:rsidR="00F13A59" w:rsidRPr="00824D1C">
              <w:t>f neikvæð þá skortir flokkinn sæti</w:t>
            </w:r>
          </w:p>
        </w:tc>
        <w:tc>
          <w:tcPr>
            <w:tcW w:w="282" w:type="dxa"/>
            <w:vMerge/>
            <w:tcBorders>
              <w:top w:val="nil"/>
              <w:left w:val="single" w:sz="4" w:space="0" w:color="auto"/>
              <w:bottom w:val="nil"/>
              <w:right w:val="single" w:sz="4" w:space="0" w:color="auto"/>
            </w:tcBorders>
          </w:tcPr>
          <w:p w14:paraId="26CC4389" w14:textId="77777777" w:rsidR="00F13A59" w:rsidRPr="00824D1C" w:rsidRDefault="00F13A59" w:rsidP="00AE598C">
            <w:pPr>
              <w:pStyle w:val="Smaletur"/>
              <w:keepNext/>
              <w:keepLines/>
              <w:rPr>
                <w:highlight w:val="yellow"/>
              </w:rPr>
            </w:pPr>
          </w:p>
        </w:tc>
        <w:tc>
          <w:tcPr>
            <w:tcW w:w="568" w:type="dxa"/>
            <w:tcBorders>
              <w:top w:val="nil"/>
              <w:left w:val="single" w:sz="4" w:space="0" w:color="auto"/>
            </w:tcBorders>
          </w:tcPr>
          <w:p w14:paraId="0547934C" w14:textId="77777777" w:rsidR="00F13A59" w:rsidRPr="00824D1C" w:rsidRDefault="00F13A59" w:rsidP="00AE598C">
            <w:pPr>
              <w:pStyle w:val="Smaletur"/>
              <w:keepNext/>
              <w:keepLines/>
            </w:pPr>
            <w:r w:rsidRPr="00824D1C">
              <w:t>Röð víxl-ana</w:t>
            </w:r>
          </w:p>
        </w:tc>
        <w:tc>
          <w:tcPr>
            <w:tcW w:w="851" w:type="dxa"/>
            <w:tcBorders>
              <w:top w:val="nil"/>
            </w:tcBorders>
          </w:tcPr>
          <w:p w14:paraId="25EA8AC0" w14:textId="77777777" w:rsidR="00F13A59" w:rsidRPr="00824D1C" w:rsidRDefault="00F13A59" w:rsidP="00AE598C">
            <w:pPr>
              <w:pStyle w:val="Smaletur"/>
              <w:keepNext/>
              <w:keepLines/>
            </w:pPr>
            <w:r w:rsidRPr="00824D1C">
              <w:t xml:space="preserve">Kjör-dæmi þar sem víxlun fer fram </w:t>
            </w:r>
          </w:p>
        </w:tc>
        <w:tc>
          <w:tcPr>
            <w:tcW w:w="708" w:type="dxa"/>
            <w:tcBorders>
              <w:top w:val="nil"/>
            </w:tcBorders>
          </w:tcPr>
          <w:p w14:paraId="31D9ADCF" w14:textId="77777777" w:rsidR="00F13A59" w:rsidRPr="00824D1C" w:rsidRDefault="00F13A59" w:rsidP="00AE598C">
            <w:pPr>
              <w:pStyle w:val="Smaletur"/>
              <w:keepNext/>
              <w:keepLines/>
            </w:pPr>
            <w:r w:rsidRPr="00824D1C">
              <w:t>Flokk-ur sem skilar sæti</w:t>
            </w:r>
          </w:p>
        </w:tc>
        <w:tc>
          <w:tcPr>
            <w:tcW w:w="709" w:type="dxa"/>
            <w:tcBorders>
              <w:top w:val="nil"/>
            </w:tcBorders>
          </w:tcPr>
          <w:p w14:paraId="06EDB1AC" w14:textId="77777777" w:rsidR="00F13A59" w:rsidRPr="00824D1C" w:rsidRDefault="00F13A59" w:rsidP="00AE598C">
            <w:pPr>
              <w:pStyle w:val="Smaletur"/>
              <w:keepNext/>
              <w:keepLines/>
            </w:pPr>
            <w:r w:rsidRPr="00824D1C">
              <w:t>Flokk-ur sem fær sæti</w:t>
            </w:r>
          </w:p>
        </w:tc>
        <w:tc>
          <w:tcPr>
            <w:tcW w:w="996" w:type="dxa"/>
            <w:tcBorders>
              <w:top w:val="nil"/>
            </w:tcBorders>
          </w:tcPr>
          <w:p w14:paraId="67C5D44C" w14:textId="77777777" w:rsidR="00F13A59" w:rsidRPr="00824D1C" w:rsidRDefault="00F13A59" w:rsidP="00AE598C">
            <w:pPr>
              <w:pStyle w:val="Smaletur"/>
              <w:keepNext/>
              <w:keepLines/>
            </w:pPr>
            <w:r w:rsidRPr="00824D1C">
              <w:t>Hlutfall milli atkvæða-deilda þessara</w:t>
            </w:r>
          </w:p>
        </w:tc>
      </w:tr>
    </w:tbl>
    <w:p w14:paraId="625DA56A" w14:textId="77777777" w:rsidR="000F25CD" w:rsidRDefault="000F25CD" w:rsidP="00E15CA6">
      <w:pPr>
        <w:pStyle w:val="Texti"/>
        <w:rPr>
          <w:noProof/>
        </w:rPr>
      </w:pPr>
    </w:p>
    <w:p w14:paraId="304C1280" w14:textId="3F05F390" w:rsidR="00DA2011" w:rsidRDefault="00DA2011" w:rsidP="00E15CA6">
      <w:pPr>
        <w:pStyle w:val="Texti"/>
        <w:rPr>
          <w:noProof/>
        </w:rPr>
      </w:pPr>
      <w:r>
        <w:rPr>
          <w:noProof/>
        </w:rPr>
        <w:t>Og að lokum:</w:t>
      </w:r>
    </w:p>
    <w:p w14:paraId="7698456A" w14:textId="77777777" w:rsidR="001C624F" w:rsidRDefault="001C624F" w:rsidP="00E15CA6">
      <w:pPr>
        <w:pStyle w:val="Texti"/>
        <w:rPr>
          <w:noProof/>
        </w:rPr>
      </w:pPr>
    </w:p>
    <w:tbl>
      <w:tblPr>
        <w:tblStyle w:val="TableGrid"/>
        <w:tblW w:w="9071" w:type="dxa"/>
        <w:tblLayout w:type="fixed"/>
        <w:tblLook w:val="04A0" w:firstRow="1" w:lastRow="0" w:firstColumn="1" w:lastColumn="0" w:noHBand="0" w:noVBand="1"/>
      </w:tblPr>
      <w:tblGrid>
        <w:gridCol w:w="9071"/>
      </w:tblGrid>
      <w:tr w:rsidR="00DA2011" w:rsidRPr="001C3EF4" w14:paraId="35E05418" w14:textId="77777777" w:rsidTr="004A555B">
        <w:trPr>
          <w:trHeight w:val="210"/>
        </w:trPr>
        <w:tc>
          <w:tcPr>
            <w:tcW w:w="9071" w:type="dxa"/>
          </w:tcPr>
          <w:p w14:paraId="716E7736" w14:textId="32D13BDB" w:rsidR="00DA2011" w:rsidRPr="006F4B67" w:rsidRDefault="00DA2011" w:rsidP="00AE598C">
            <w:pPr>
              <w:pStyle w:val="System"/>
              <w:keepNext/>
              <w:keepLines/>
            </w:pPr>
            <w:r w:rsidRPr="006F4B67">
              <w:t>Optimal divisor method</w:t>
            </w:r>
            <w:r w:rsidR="00824D1C" w:rsidRPr="006F4B67">
              <w:t xml:space="preserve">: </w:t>
            </w:r>
            <w:r w:rsidR="00E55F93" w:rsidRPr="006F4B67">
              <w:t>Besta deili</w:t>
            </w:r>
            <w:r w:rsidR="001C624F" w:rsidRPr="006F4B67">
              <w:t>reglu</w:t>
            </w:r>
            <w:r w:rsidR="00E55F93" w:rsidRPr="006F4B67">
              <w:t>aðferð</w:t>
            </w:r>
          </w:p>
        </w:tc>
      </w:tr>
      <w:tr w:rsidR="00DA2011" w:rsidRPr="001C3EF4" w14:paraId="7775A5E5" w14:textId="77777777" w:rsidTr="004A555B">
        <w:trPr>
          <w:trHeight w:val="330"/>
        </w:trPr>
        <w:tc>
          <w:tcPr>
            <w:tcW w:w="9071" w:type="dxa"/>
          </w:tcPr>
          <w:p w14:paraId="7A06F1C2" w14:textId="14AF0067" w:rsidR="00DA2011" w:rsidRPr="001C3EF4" w:rsidRDefault="008A4A2F" w:rsidP="00AE598C">
            <w:pPr>
              <w:keepNext/>
              <w:keepLines/>
              <w:spacing w:after="120"/>
            </w:pPr>
            <w:r>
              <w:rPr>
                <w:noProof/>
              </w:rPr>
              <w:drawing>
                <wp:inline distT="0" distB="0" distL="0" distR="0" wp14:anchorId="18AF316F" wp14:editId="140823C7">
                  <wp:extent cx="5622925" cy="2254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925" cy="225425"/>
                          </a:xfrm>
                          <a:prstGeom prst="rect">
                            <a:avLst/>
                          </a:prstGeom>
                        </pic:spPr>
                      </pic:pic>
                    </a:graphicData>
                  </a:graphic>
                </wp:inline>
              </w:drawing>
            </w:r>
          </w:p>
        </w:tc>
      </w:tr>
      <w:tr w:rsidR="00DA2011" w:rsidRPr="001C3EF4" w14:paraId="41BE773C" w14:textId="77777777" w:rsidTr="004A555B">
        <w:trPr>
          <w:trHeight w:val="419"/>
        </w:trPr>
        <w:tc>
          <w:tcPr>
            <w:tcW w:w="9071" w:type="dxa"/>
          </w:tcPr>
          <w:p w14:paraId="776A3D4C" w14:textId="333C645C" w:rsidR="00DA2011" w:rsidRPr="0005600E" w:rsidRDefault="00DA2011" w:rsidP="00AE598C">
            <w:pPr>
              <w:pStyle w:val="Reitur"/>
              <w:keepNext/>
              <w:keepLines/>
            </w:pPr>
            <w:r w:rsidRPr="0005600E">
              <w:t xml:space="preserve">Lýsing á </w:t>
            </w:r>
            <w:r w:rsidR="001C624F">
              <w:t xml:space="preserve">útdeilingarrunu á </w:t>
            </w:r>
            <w:r w:rsidRPr="0005600E">
              <w:t xml:space="preserve">ekki við þar sem þessi aðferð </w:t>
            </w:r>
            <w:r w:rsidR="001C624F">
              <w:t>deilir</w:t>
            </w:r>
            <w:r w:rsidRPr="0005600E">
              <w:t xml:space="preserve"> jöfnunarsæt</w:t>
            </w:r>
            <w:r w:rsidR="001C624F">
              <w:t>un</w:t>
            </w:r>
            <w:r w:rsidRPr="0005600E">
              <w:t xml:space="preserve">um </w:t>
            </w:r>
            <w:r w:rsidR="001C624F" w:rsidRPr="0005600E">
              <w:t xml:space="preserve">ekki </w:t>
            </w:r>
            <w:r w:rsidR="006E5B7F">
              <w:t xml:space="preserve">út </w:t>
            </w:r>
            <w:r w:rsidRPr="0005600E">
              <w:t xml:space="preserve">einu í senn heldur öllum í </w:t>
            </w:r>
            <w:r w:rsidR="006E5B7F">
              <w:t>heilu lagi</w:t>
            </w:r>
            <w:r w:rsidR="001C624F">
              <w:t>.</w:t>
            </w:r>
          </w:p>
        </w:tc>
      </w:tr>
    </w:tbl>
    <w:p w14:paraId="0925C376" w14:textId="2EAB180F" w:rsidR="009C4D05" w:rsidRPr="009C4D05" w:rsidRDefault="009C4D05" w:rsidP="009C4D05">
      <w:pPr>
        <w:pStyle w:val="Heading2"/>
      </w:pPr>
      <w:bookmarkStart w:id="234" w:name="_Toc105511129"/>
      <w:r w:rsidRPr="009C4D05">
        <w:t xml:space="preserve">Hvernig </w:t>
      </w:r>
      <w:r w:rsidR="00171CBD">
        <w:t>rekja</w:t>
      </w:r>
      <w:r w:rsidRPr="009C4D05">
        <w:t xml:space="preserve"> má útlutunarröð kjördæmissæta</w:t>
      </w:r>
      <w:bookmarkEnd w:id="234"/>
    </w:p>
    <w:p w14:paraId="08C831EE" w14:textId="11D821DF" w:rsidR="009C4D05" w:rsidRDefault="00844674" w:rsidP="009C4D05">
      <w:pPr>
        <w:pStyle w:val="Texti"/>
      </w:pPr>
      <w:r>
        <w:t>Megintilgangur hermisins að prófa og bera saman þingkosningakerfi þar sem jöfnunarsæti eru bundinn kjördæmum og tala beggja fyrirskrifuð í hverju kjördæmi. Af þeim sökum er t.d. ekki hirt um að birta úthlutunarröð kjördæmissæta sérstaklega. Notandinn getur þó leikið á kerfið og náð sér í þær runur fyrir hvert kjördæmi</w:t>
      </w:r>
      <w:r w:rsidR="00BA3261">
        <w:t>, eitt í einu</w:t>
      </w:r>
      <w:r>
        <w:t xml:space="preserve">. </w:t>
      </w:r>
      <w:r w:rsidR="009C4D05">
        <w:t xml:space="preserve">Þetta má gera þannig að eyða öllum öðrum kjördæmum en því eina sem kanna skal. Jafnframt skal gera kjördæmissætin að jöfnunarsætum </w:t>
      </w:r>
      <w:r w:rsidR="006609AE">
        <w:t>og</w:t>
      </w:r>
      <w:r w:rsidR="009C4D05">
        <w:t xml:space="preserve"> </w:t>
      </w:r>
      <w:r w:rsidR="006609AE">
        <w:t>færa núll í tölu</w:t>
      </w:r>
      <w:r w:rsidR="009C4D05">
        <w:t xml:space="preserve"> kjördæmissæt</w:t>
      </w:r>
      <w:r w:rsidR="007E399F">
        <w:t>a</w:t>
      </w:r>
      <w:r w:rsidR="009C4D05">
        <w:t xml:space="preserve">. T.d. þannig eigi að skoða Suðvesturkjördæmi sérstaklega á </w:t>
      </w:r>
      <w:r w:rsidR="009C4D05" w:rsidRPr="0076538A">
        <w:rPr>
          <w:i/>
          <w:iCs/>
        </w:rPr>
        <w:t>Aldarkosningunni</w:t>
      </w:r>
      <w:r w:rsidR="009C4D05">
        <w:t>:</w:t>
      </w:r>
    </w:p>
    <w:p w14:paraId="07CEC688" w14:textId="77777777" w:rsidR="007E399F" w:rsidRDefault="007E399F" w:rsidP="009C4D05">
      <w:pPr>
        <w:pStyle w:val="Texti"/>
      </w:pPr>
    </w:p>
    <w:p w14:paraId="03302373" w14:textId="77777777" w:rsidR="009C4D05" w:rsidRDefault="009C4D05" w:rsidP="009C4D05">
      <w:pPr>
        <w:pStyle w:val="Texti"/>
      </w:pPr>
      <w:r>
        <w:rPr>
          <w:noProof/>
        </w:rPr>
        <w:lastRenderedPageBreak/>
        <w:drawing>
          <wp:inline distT="0" distB="0" distL="0" distR="0" wp14:anchorId="55FE5B83" wp14:editId="1A0985DC">
            <wp:extent cx="5759450" cy="1454785"/>
            <wp:effectExtent l="0" t="0" r="0" b="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pic:nvPicPr>
                  <pic:blipFill>
                    <a:blip r:embed="rId38"/>
                    <a:stretch>
                      <a:fillRect/>
                    </a:stretch>
                  </pic:blipFill>
                  <pic:spPr>
                    <a:xfrm>
                      <a:off x="0" y="0"/>
                      <a:ext cx="5759450" cy="1454785"/>
                    </a:xfrm>
                    <a:prstGeom prst="rect">
                      <a:avLst/>
                    </a:prstGeom>
                  </pic:spPr>
                </pic:pic>
              </a:graphicData>
            </a:graphic>
          </wp:inline>
        </w:drawing>
      </w:r>
      <w:r>
        <w:t>Þá ber að velja sem kosningakerfi íslensku lögin (</w:t>
      </w:r>
      <w:r w:rsidRPr="003426BD">
        <w:rPr>
          <w:i/>
          <w:iCs/>
        </w:rPr>
        <w:t>IceLaw</w:t>
      </w:r>
      <w:r>
        <w:t xml:space="preserve">) en þá með þeim grunnreglum sem hver kýs að prófa og fara síðan í síðuna </w:t>
      </w:r>
      <w:r w:rsidRPr="003426BD">
        <w:rPr>
          <w:i/>
          <w:iCs/>
        </w:rPr>
        <w:t>Single election</w:t>
      </w:r>
      <w:r>
        <w:t xml:space="preserve"> og skoða niðurstöðuna á síðunni </w:t>
      </w:r>
      <w:r w:rsidRPr="00AF2E45">
        <w:rPr>
          <w:i/>
          <w:iCs/>
        </w:rPr>
        <w:t>Single election</w:t>
      </w:r>
      <w:r>
        <w:t>.</w:t>
      </w:r>
    </w:p>
    <w:p w14:paraId="68CC97CA" w14:textId="77777777" w:rsidR="009C4D05" w:rsidRDefault="009C4D05" w:rsidP="009C4D05">
      <w:pPr>
        <w:pStyle w:val="Texti"/>
      </w:pPr>
      <w:r>
        <w:t xml:space="preserve">Hér er dæmi þar sem úthlutað er í Suðvesturkjördæmi annars vegar með deilireglu </w:t>
      </w:r>
      <w:r w:rsidRPr="007775BD">
        <w:rPr>
          <w:i/>
          <w:iCs/>
        </w:rPr>
        <w:t>D‘Hondts</w:t>
      </w:r>
      <w:r>
        <w:t xml:space="preserve"> og hins vegar deilireglu </w:t>
      </w:r>
      <w:r w:rsidRPr="007775BD">
        <w:rPr>
          <w:i/>
          <w:iCs/>
        </w:rPr>
        <w:t>Sainte-Laguës</w:t>
      </w:r>
      <w:r>
        <w:t>.</w:t>
      </w:r>
    </w:p>
    <w:p w14:paraId="0BE81640" w14:textId="77777777" w:rsidR="009C4D05" w:rsidRDefault="009C4D05" w:rsidP="009C4D05">
      <w:pPr>
        <w:pStyle w:val="Texti"/>
      </w:pPr>
      <w:r>
        <w:t>Næstu tvær töflur sýna niðurtsöðuna fyrir reglurnar báðar.</w:t>
      </w:r>
    </w:p>
    <w:p w14:paraId="61AA5503" w14:textId="77777777" w:rsidR="009C4D05" w:rsidRDefault="009C4D05" w:rsidP="009C4D05">
      <w:pPr>
        <w:pStyle w:val="Texti"/>
      </w:pPr>
      <w:r>
        <w:t xml:space="preserve">Það sem stendur undir </w:t>
      </w:r>
      <w:r w:rsidRPr="009D1C57">
        <w:rPr>
          <w:i/>
          <w:iCs/>
        </w:rPr>
        <w:t>Criteria</w:t>
      </w:r>
      <w:r>
        <w:t xml:space="preserve"> á ekki við, en tölurnar undir fyrisögnunum </w:t>
      </w:r>
      <w:r w:rsidRPr="00D942B6">
        <w:rPr>
          <w:i/>
          <w:iCs/>
        </w:rPr>
        <w:t>i) National vote score</w:t>
      </w:r>
      <w:r w:rsidRPr="00D942B6">
        <w:rPr>
          <w:i/>
          <w:iCs/>
        </w:rPr>
        <w:tab/>
      </w:r>
      <w:r>
        <w:t xml:space="preserve"> ber að lesa með réttum augum: Þær sýna atkvæðadeildir að baki hverju úthlutuðu sæti. </w:t>
      </w:r>
    </w:p>
    <w:p w14:paraId="5EE24DEC" w14:textId="5F7479AD" w:rsidR="00A2071F" w:rsidRDefault="009C4D05" w:rsidP="009C4D05">
      <w:pPr>
        <w:pStyle w:val="Texti"/>
      </w:pPr>
      <w:r>
        <w:t xml:space="preserve">Dálkurinn </w:t>
      </w:r>
      <w:r w:rsidRPr="00D942B6">
        <w:rPr>
          <w:i/>
          <w:iCs/>
        </w:rPr>
        <w:t>ii) Const. vote score percentage</w:t>
      </w:r>
      <w:r>
        <w:t xml:space="preserve"> kemur ekki við sögu.</w:t>
      </w:r>
    </w:p>
    <w:p w14:paraId="2664690F" w14:textId="5ED18A90" w:rsidR="009C4D05" w:rsidRDefault="009C4D05" w:rsidP="007C7EC1">
      <w:pPr>
        <w:pStyle w:val="Texti"/>
        <w:ind w:firstLine="708"/>
        <w:rPr>
          <w:noProof/>
        </w:rPr>
      </w:pPr>
      <w:r>
        <w:t xml:space="preserve">Regla D‘Hondts </w:t>
      </w:r>
      <w:r>
        <w:tab/>
      </w:r>
      <w:r>
        <w:tab/>
      </w:r>
      <w:r>
        <w:tab/>
      </w:r>
      <w:r>
        <w:tab/>
      </w:r>
      <w:r>
        <w:tab/>
        <w:t xml:space="preserve">Regla </w:t>
      </w:r>
      <w:r w:rsidRPr="007775BD">
        <w:rPr>
          <w:i/>
          <w:iCs/>
        </w:rPr>
        <w:t>Sainte-Laguës</w:t>
      </w:r>
    </w:p>
    <w:p w14:paraId="463041E6" w14:textId="27BDAB81" w:rsidR="009C4D05" w:rsidRDefault="007C7EC1" w:rsidP="009C4D05">
      <w:pPr>
        <w:pStyle w:val="Heading2"/>
      </w:pPr>
      <w:bookmarkStart w:id="235" w:name="_Toc105511130"/>
      <w:r>
        <w:rPr>
          <w:noProof/>
        </w:rPr>
        <w:drawing>
          <wp:anchor distT="0" distB="0" distL="114300" distR="114300" simplePos="0" relativeHeight="251699712" behindDoc="0" locked="0" layoutInCell="1" allowOverlap="1" wp14:anchorId="43FDC361" wp14:editId="490C4089">
            <wp:simplePos x="0" y="0"/>
            <wp:positionH relativeFrom="margin">
              <wp:posOffset>3284220</wp:posOffset>
            </wp:positionH>
            <wp:positionV relativeFrom="margin">
              <wp:posOffset>6002020</wp:posOffset>
            </wp:positionV>
            <wp:extent cx="2370455" cy="3137535"/>
            <wp:effectExtent l="0" t="0" r="0" b="5715"/>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rotWithShape="1">
                    <a:blip r:embed="rId39" cstate="print">
                      <a:extLst>
                        <a:ext uri="{28A0092B-C50C-407E-A947-70E740481C1C}">
                          <a14:useLocalDpi xmlns:a14="http://schemas.microsoft.com/office/drawing/2010/main" val="0"/>
                        </a:ext>
                      </a:extLst>
                    </a:blip>
                    <a:srcRect r="27927"/>
                    <a:stretch/>
                  </pic:blipFill>
                  <pic:spPr bwMode="auto">
                    <a:xfrm>
                      <a:off x="0" y="0"/>
                      <a:ext cx="2370455" cy="313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736" behindDoc="0" locked="0" layoutInCell="1" allowOverlap="1" wp14:anchorId="7A611785" wp14:editId="333AE2CB">
            <wp:simplePos x="0" y="0"/>
            <wp:positionH relativeFrom="margin">
              <wp:posOffset>1905</wp:posOffset>
            </wp:positionH>
            <wp:positionV relativeFrom="margin">
              <wp:posOffset>5897245</wp:posOffset>
            </wp:positionV>
            <wp:extent cx="2428240" cy="3239135"/>
            <wp:effectExtent l="0" t="0" r="0" b="0"/>
            <wp:wrapSquare wrapText="bothSides"/>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40" cstate="print">
                      <a:extLst>
                        <a:ext uri="{28A0092B-C50C-407E-A947-70E740481C1C}">
                          <a14:useLocalDpi xmlns:a14="http://schemas.microsoft.com/office/drawing/2010/main" val="0"/>
                        </a:ext>
                      </a:extLst>
                    </a:blip>
                    <a:srcRect r="28450"/>
                    <a:stretch/>
                  </pic:blipFill>
                  <pic:spPr bwMode="auto">
                    <a:xfrm>
                      <a:off x="0" y="0"/>
                      <a:ext cx="2428240" cy="323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5"/>
    </w:p>
    <w:p w14:paraId="445CE075" w14:textId="77777777" w:rsidR="009C4D05" w:rsidRPr="00D942B6" w:rsidRDefault="009C4D05" w:rsidP="009C4D05">
      <w:pPr>
        <w:pStyle w:val="Texti"/>
      </w:pPr>
    </w:p>
    <w:p w14:paraId="5392B97E" w14:textId="3A1BC26B" w:rsidR="00485323" w:rsidRDefault="00485323">
      <w:pPr>
        <w:rPr>
          <w:b/>
          <w:bCs/>
          <w:sz w:val="28"/>
          <w:szCs w:val="28"/>
        </w:rPr>
      </w:pPr>
    </w:p>
    <w:p w14:paraId="38C3FE2E" w14:textId="6747953E" w:rsidR="004010EF" w:rsidRDefault="00DA2011" w:rsidP="003B5627">
      <w:pPr>
        <w:pStyle w:val="Heading1"/>
      </w:pPr>
      <w:bookmarkStart w:id="236" w:name="_Toc105511131"/>
      <w:r w:rsidRPr="004010EF">
        <w:lastRenderedPageBreak/>
        <w:t>Hermun kosninga</w:t>
      </w:r>
      <w:bookmarkEnd w:id="236"/>
    </w:p>
    <w:p w14:paraId="4322A3E2" w14:textId="780ED0B0" w:rsidR="00DA2011" w:rsidRPr="001C3EF4" w:rsidRDefault="00FC0C60" w:rsidP="00E15CA6">
      <w:pPr>
        <w:pStyle w:val="Texti"/>
      </w:pPr>
      <w:r>
        <w:rPr>
          <w:noProof/>
        </w:rPr>
        <w:drawing>
          <wp:inline distT="0" distB="0" distL="0" distR="0" wp14:anchorId="6669CD4B" wp14:editId="11D11300">
            <wp:extent cx="5791200" cy="2717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8329" cy="274883"/>
                    </a:xfrm>
                    <a:prstGeom prst="rect">
                      <a:avLst/>
                    </a:prstGeom>
                  </pic:spPr>
                </pic:pic>
              </a:graphicData>
            </a:graphic>
          </wp:inline>
        </w:drawing>
      </w:r>
    </w:p>
    <w:p w14:paraId="22F5DEFC" w14:textId="1E2E43F7" w:rsidR="00DA2011" w:rsidRPr="001C3EF4" w:rsidRDefault="00DA2011" w:rsidP="00E15CA6">
      <w:pPr>
        <w:pStyle w:val="Texti"/>
      </w:pPr>
      <w:r w:rsidRPr="001C3EF4">
        <w:t xml:space="preserve">Segja má að þetta sé kjarninn í </w:t>
      </w:r>
      <w:r w:rsidRPr="001C3EF4">
        <w:rPr>
          <w:i/>
          <w:iCs/>
        </w:rPr>
        <w:t>Kosningaherminum</w:t>
      </w:r>
      <w:r w:rsidRPr="001C3EF4">
        <w:t xml:space="preserve">. Herma má fjölda kosningaúrslita en á grundvelli hvers þeirra er sætum úthlutað skv. fyrirliggjandi kosningakerfum hverju fyrir sig. Meðaltöl og aðrar tölfræðilegar kennistærðir eru mældar. </w:t>
      </w:r>
    </w:p>
    <w:p w14:paraId="4D7820C5" w14:textId="18833FB0" w:rsidR="00DA2011" w:rsidRPr="001C3EF4" w:rsidRDefault="00DA2011" w:rsidP="00E15CA6">
      <w:pPr>
        <w:pStyle w:val="Texti"/>
      </w:pPr>
      <w:r w:rsidRPr="001C3EF4">
        <w:t xml:space="preserve">Hermdu úrslitin snúast </w:t>
      </w:r>
      <w:r w:rsidR="000F25CD">
        <w:t>íkringum grunnatkvæðin</w:t>
      </w:r>
      <w:r w:rsidRPr="001C3EF4">
        <w:t xml:space="preserve">, þeim sem gefin eru inn á síðunni </w:t>
      </w:r>
      <w:r w:rsidRPr="001C3EF4">
        <w:rPr>
          <w:i/>
          <w:iCs/>
        </w:rPr>
        <w:t>Source votes and seats</w:t>
      </w:r>
      <w:r w:rsidRPr="001C3EF4">
        <w:t>. Grunn</w:t>
      </w:r>
      <w:r w:rsidR="000055CC">
        <w:t>atkvæðin</w:t>
      </w:r>
      <w:r w:rsidRPr="001C3EF4">
        <w:t xml:space="preserve"> eru væntigildi en notandinn þarf að tilgreina </w:t>
      </w:r>
      <w:r>
        <w:t xml:space="preserve">með </w:t>
      </w:r>
      <w:r w:rsidRPr="001C3EF4">
        <w:t>hvaða dreifingarreglu hann vil</w:t>
      </w:r>
      <w:r w:rsidR="001C624F">
        <w:t>l</w:t>
      </w:r>
      <w:r w:rsidRPr="001C3EF4">
        <w:t xml:space="preserve"> herma og þá með hve mikilli dreifingu.</w:t>
      </w:r>
    </w:p>
    <w:p w14:paraId="148DFA63" w14:textId="13DF536C" w:rsidR="00DA2011" w:rsidRPr="001C3EF4" w:rsidRDefault="002D4578" w:rsidP="00E15CA6">
      <w:pPr>
        <w:pStyle w:val="Texti"/>
      </w:pPr>
      <w:r>
        <w:t>A</w:t>
      </w:r>
      <w:r w:rsidR="00DA2011" w:rsidRPr="001C3EF4">
        <w:t xml:space="preserve">tkvæði eru hermd </w:t>
      </w:r>
      <w:r w:rsidR="006F1402">
        <w:t>fyrir hvern lista</w:t>
      </w:r>
      <w:r w:rsidR="00DA2011" w:rsidRPr="001C3EF4">
        <w:t xml:space="preserve"> fyrir sig og engin fylgni er þar á milli, enda þótt þessu </w:t>
      </w:r>
      <w:r w:rsidR="000055CC">
        <w:t>sé</w:t>
      </w:r>
      <w:r w:rsidR="000055CC" w:rsidRPr="001C3EF4">
        <w:t xml:space="preserve"> </w:t>
      </w:r>
      <w:r w:rsidR="00DA2011" w:rsidRPr="001C3EF4">
        <w:t xml:space="preserve">öðruvísi </w:t>
      </w:r>
      <w:r w:rsidR="000055CC">
        <w:t>varið</w:t>
      </w:r>
      <w:r w:rsidR="00DA2011" w:rsidRPr="001C3EF4">
        <w:t xml:space="preserve"> í raunverulegum kosningum. Þetta er vísvitandi haft </w:t>
      </w:r>
      <w:r w:rsidR="00DA2011">
        <w:t>svona. H</w:t>
      </w:r>
      <w:r w:rsidR="00DA2011" w:rsidRPr="001C3EF4">
        <w:t xml:space="preserve">elgast </w:t>
      </w:r>
      <w:r w:rsidR="00DA2011">
        <w:t xml:space="preserve">það </w:t>
      </w:r>
      <w:r w:rsidR="00DA2011" w:rsidRPr="001C3EF4">
        <w:t xml:space="preserve">af því að hermirinn er </w:t>
      </w:r>
      <w:r w:rsidR="00DA2011" w:rsidRPr="001C3EF4">
        <w:rPr>
          <w:u w:val="single"/>
        </w:rPr>
        <w:t>ekki</w:t>
      </w:r>
      <w:r w:rsidR="00DA2011" w:rsidRPr="001C3EF4">
        <w:t xml:space="preserve"> spálíkan um kosningaúrslit heldur tæki til að prófa gæði hinna ýmsu hugmynda um kosningakerfi. Því er gagnlegt að hafa verulega fjölbreytni í hermdu kosningaúrslitunum svo að það reyni á þolrifin í kosningakerfunum. </w:t>
      </w:r>
    </w:p>
    <w:p w14:paraId="25CB731F" w14:textId="4D24948E" w:rsidR="00DA2011" w:rsidRPr="001C3EF4" w:rsidRDefault="00DA2011" w:rsidP="00E15CA6">
      <w:pPr>
        <w:pStyle w:val="Texti"/>
      </w:pPr>
      <w:r w:rsidRPr="001C3EF4">
        <w:t xml:space="preserve">Þá má spyrja hví hermuninni er ekki gefin laus taumur, hvers vegna hún er látin snúast um einhver inngefin grunnúrslit. </w:t>
      </w:r>
      <w:r>
        <w:t>Meginá</w:t>
      </w:r>
      <w:r w:rsidRPr="001C3EF4">
        <w:t>stæðan er einfaldlega sú að kosningakerfi þurfa einatt að taka nokkurt mið af pólitískum raunveruleika í hverju landi. Því er skynsamlegt, ef ekki nauðsynlegt, að hafa einhver raunveruleg eða hugsanleg úrslit til viðmiðunar</w:t>
      </w:r>
      <w:r>
        <w:t xml:space="preserve"> sem öll hermd úrslit snúast um</w:t>
      </w:r>
      <w:r w:rsidRPr="001C3EF4">
        <w:t xml:space="preserve">. Á hinn bóginn má að sjálfsögðu velja svo ríflega dreifingu á hermdu gildunum að </w:t>
      </w:r>
      <w:r w:rsidR="006E5B7F">
        <w:t>þau</w:t>
      </w:r>
      <w:r w:rsidRPr="001C3EF4">
        <w:t xml:space="preserve"> leiki næsta lausum hala.</w:t>
      </w:r>
      <w:r>
        <w:t xml:space="preserve"> </w:t>
      </w:r>
      <w:r w:rsidRPr="001C3EF4">
        <w:t xml:space="preserve">Að auki kann notandinn </w:t>
      </w:r>
      <w:r w:rsidR="003F6521">
        <w:t xml:space="preserve">að </w:t>
      </w:r>
      <w:r w:rsidRPr="001C3EF4">
        <w:t xml:space="preserve">vilja beina sjónum að einhverjum tilteknum grunnúrslitum í því skyni að fara í saumana á hegðun </w:t>
      </w:r>
      <w:r w:rsidR="003F6521">
        <w:t>tiltekinnar</w:t>
      </w:r>
      <w:r w:rsidRPr="001C3EF4">
        <w:t xml:space="preserve"> aðferðar.</w:t>
      </w:r>
    </w:p>
    <w:p w14:paraId="27704E3C" w14:textId="77777777" w:rsidR="00280C1B" w:rsidRDefault="00DA2011" w:rsidP="00E15CA6">
      <w:pPr>
        <w:pStyle w:val="Texti"/>
      </w:pPr>
      <w:r w:rsidRPr="001C3EF4">
        <w:t>Hermunin fer þannig fram að atkvæðatala hvers lista er margfölduð með framkölluðum hendingarkenndum tölum sem fengnar eru með völdu dreififalli</w:t>
      </w:r>
      <w:r>
        <w:t xml:space="preserve"> (</w:t>
      </w:r>
      <w:r>
        <w:rPr>
          <w:i/>
          <w:iCs/>
        </w:rPr>
        <w:t xml:space="preserve">generating </w:t>
      </w:r>
      <w:r w:rsidR="00E04F45">
        <w:rPr>
          <w:i/>
          <w:iCs/>
        </w:rPr>
        <w:t>distribution</w:t>
      </w:r>
      <w:r w:rsidRPr="00A8445D">
        <w:t xml:space="preserve">) </w:t>
      </w:r>
      <w:r w:rsidRPr="001C3EF4">
        <w:t>að gefnum fráviksstuðli (</w:t>
      </w:r>
      <w:r w:rsidRPr="008A5E1F">
        <w:rPr>
          <w:i/>
          <w:iCs/>
        </w:rPr>
        <w:t>coefficient of variation</w:t>
      </w:r>
      <w:r w:rsidRPr="001C3EF4">
        <w:t>).</w:t>
      </w:r>
    </w:p>
    <w:p w14:paraId="32074FEC" w14:textId="0F63DD90" w:rsidR="002D531C" w:rsidRDefault="002D531C" w:rsidP="00AE598C">
      <w:pPr>
        <w:pStyle w:val="Heading2"/>
        <w:rPr>
          <w:noProof/>
        </w:rPr>
      </w:pPr>
      <w:bookmarkStart w:id="237" w:name="_Toc105511132"/>
      <w:r w:rsidRPr="003F0362">
        <w:t>Simulation settings:</w:t>
      </w:r>
      <w:r>
        <w:t xml:space="preserve"> Skilgreining hermana</w:t>
      </w:r>
      <w:bookmarkEnd w:id="237"/>
    </w:p>
    <w:p w14:paraId="5FBF43FF" w14:textId="1AA7CA44" w:rsidR="006277AB" w:rsidRDefault="006277AB" w:rsidP="00E15CA6">
      <w:pPr>
        <w:pStyle w:val="Texti"/>
      </w:pPr>
      <w:r>
        <w:rPr>
          <w:noProof/>
        </w:rPr>
        <w:drawing>
          <wp:inline distT="0" distB="0" distL="0" distR="0" wp14:anchorId="7803DB30" wp14:editId="089FB3B4">
            <wp:extent cx="3584672" cy="1672049"/>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42"/>
                    <a:srcRect t="11694" r="968"/>
                    <a:stretch/>
                  </pic:blipFill>
                  <pic:spPr bwMode="auto">
                    <a:xfrm>
                      <a:off x="0" y="0"/>
                      <a:ext cx="3602294" cy="1680268"/>
                    </a:xfrm>
                    <a:prstGeom prst="rect">
                      <a:avLst/>
                    </a:prstGeom>
                    <a:ln>
                      <a:noFill/>
                    </a:ln>
                    <a:extLst>
                      <a:ext uri="{53640926-AAD7-44D8-BBD7-CCE9431645EC}">
                        <a14:shadowObscured xmlns:a14="http://schemas.microsoft.com/office/drawing/2010/main"/>
                      </a:ext>
                    </a:extLst>
                  </pic:spPr>
                </pic:pic>
              </a:graphicData>
            </a:graphic>
          </wp:inline>
        </w:drawing>
      </w:r>
    </w:p>
    <w:p w14:paraId="30EB2923" w14:textId="2A5DB441" w:rsidR="006277AB" w:rsidRDefault="006277AB" w:rsidP="00E15CA6">
      <w:pPr>
        <w:pStyle w:val="Texti"/>
      </w:pPr>
      <w:r>
        <w:t>Þe</w:t>
      </w:r>
      <w:r w:rsidR="00B95F3C">
        <w:t>tta eru forsendur</w:t>
      </w:r>
      <w:del w:id="238" w:author="Kristján Jónasson - HI" w:date="2022-06-25T09:27:00Z">
        <w:r w:rsidR="00B95F3C" w:rsidDel="004142CF">
          <w:delText xml:space="preserve">  </w:delText>
        </w:r>
      </w:del>
      <w:ins w:id="239" w:author="Kristján Jónasson - HI" w:date="2022-06-25T09:27:00Z">
        <w:r w:rsidR="004142CF">
          <w:t xml:space="preserve"> </w:t>
        </w:r>
      </w:ins>
      <w:r w:rsidR="00B95F3C">
        <w:t>sem tilgreina þarf áður en hermun er hafi</w:t>
      </w:r>
      <w:r w:rsidR="00C147D6">
        <w:t>n:</w:t>
      </w:r>
    </w:p>
    <w:p w14:paraId="08E7F971" w14:textId="77777777" w:rsidR="006E5B7F" w:rsidRPr="006277AB" w:rsidRDefault="006E5B7F" w:rsidP="00E15CA6">
      <w:pPr>
        <w:pStyle w:val="Texti"/>
      </w:pPr>
    </w:p>
    <w:tbl>
      <w:tblPr>
        <w:tblStyle w:val="TableGrid"/>
        <w:tblW w:w="0" w:type="auto"/>
        <w:tblLook w:val="04A0" w:firstRow="1" w:lastRow="0" w:firstColumn="1" w:lastColumn="0" w:noHBand="0" w:noVBand="1"/>
      </w:tblPr>
      <w:tblGrid>
        <w:gridCol w:w="2262"/>
        <w:gridCol w:w="1701"/>
        <w:gridCol w:w="5097"/>
      </w:tblGrid>
      <w:tr w:rsidR="00DA2011" w:rsidRPr="00527E4D" w14:paraId="540B469B" w14:textId="77777777" w:rsidTr="00527E4D">
        <w:tc>
          <w:tcPr>
            <w:tcW w:w="2263" w:type="dxa"/>
          </w:tcPr>
          <w:p w14:paraId="3A4E458E" w14:textId="5C8BDCC1" w:rsidR="00DA2011" w:rsidRPr="005E2666" w:rsidRDefault="005B5DBC" w:rsidP="00E15CA6">
            <w:pPr>
              <w:pStyle w:val="Feitreitur"/>
            </w:pPr>
            <w:r w:rsidRPr="005E2666">
              <w:t>Number of simulations</w:t>
            </w:r>
          </w:p>
        </w:tc>
        <w:tc>
          <w:tcPr>
            <w:tcW w:w="1701" w:type="dxa"/>
          </w:tcPr>
          <w:p w14:paraId="67CF2F0D" w14:textId="77777777" w:rsidR="00DA2011" w:rsidRPr="005E2666" w:rsidRDefault="00DA2011" w:rsidP="00E15CA6">
            <w:pPr>
              <w:pStyle w:val="Reitur"/>
            </w:pPr>
            <w:r w:rsidRPr="005E2666">
              <w:t>Tala hermdra kosningaúrslita</w:t>
            </w:r>
          </w:p>
        </w:tc>
        <w:tc>
          <w:tcPr>
            <w:tcW w:w="5098" w:type="dxa"/>
          </w:tcPr>
          <w:p w14:paraId="2DB00061" w14:textId="248E21DD" w:rsidR="00DA2011" w:rsidRPr="00527E4D" w:rsidRDefault="00DA2011" w:rsidP="00E15CA6">
            <w:pPr>
              <w:pStyle w:val="Reitur"/>
            </w:pPr>
            <w:r w:rsidRPr="00527E4D">
              <w:t xml:space="preserve">Velja má tölur allt frá </w:t>
            </w:r>
            <w:r w:rsidR="007E2074" w:rsidRPr="00527E4D">
              <w:t>1</w:t>
            </w:r>
            <w:r w:rsidRPr="00527E4D">
              <w:t xml:space="preserve"> og síðan nánast ótakmarkað. Á hinn bóginn verður að hafa í huga að reiknitími getur verið talsverður. Sjálfgefið er að hermanirnar séu aðeins </w:t>
            </w:r>
            <w:r w:rsidR="007E2074" w:rsidRPr="00527E4D">
              <w:t>2</w:t>
            </w:r>
            <w:r w:rsidRPr="00527E4D">
              <w:t>00 að tölu, sem er of lágt til að meðaltöl séu marktæk</w:t>
            </w:r>
            <w:r w:rsidR="006F4B67">
              <w:t>.</w:t>
            </w:r>
          </w:p>
        </w:tc>
      </w:tr>
      <w:tr w:rsidR="002B6489" w:rsidRPr="00527E4D" w14:paraId="407F9E9D" w14:textId="77777777" w:rsidTr="00527E4D">
        <w:tc>
          <w:tcPr>
            <w:tcW w:w="2263" w:type="dxa"/>
          </w:tcPr>
          <w:p w14:paraId="7E9A1F45" w14:textId="3D523C91" w:rsidR="002B6489" w:rsidRPr="005E2666" w:rsidRDefault="002B6489" w:rsidP="00E15CA6">
            <w:pPr>
              <w:pStyle w:val="Feitreitur"/>
              <w:rPr>
                <w:highlight w:val="yellow"/>
              </w:rPr>
            </w:pPr>
            <w:r w:rsidRPr="005E2666">
              <w:t>Number of cpus</w:t>
            </w:r>
          </w:p>
        </w:tc>
        <w:tc>
          <w:tcPr>
            <w:tcW w:w="1701" w:type="dxa"/>
          </w:tcPr>
          <w:p w14:paraId="79AE8EE0" w14:textId="37888502" w:rsidR="002B6489" w:rsidRPr="005E2666" w:rsidRDefault="002B6489" w:rsidP="00E15CA6">
            <w:pPr>
              <w:pStyle w:val="Reitur"/>
              <w:rPr>
                <w:highlight w:val="yellow"/>
              </w:rPr>
            </w:pPr>
            <w:r w:rsidRPr="005E2666">
              <w:t>Fjöldi kjarna sem notaðir eru í hermun.</w:t>
            </w:r>
          </w:p>
        </w:tc>
        <w:tc>
          <w:tcPr>
            <w:tcW w:w="5098" w:type="dxa"/>
          </w:tcPr>
          <w:p w14:paraId="38AC2E79" w14:textId="15FE4CD1" w:rsidR="004A11C2" w:rsidRPr="009F4774" w:rsidRDefault="002B6489" w:rsidP="00E15CA6">
            <w:pPr>
              <w:pStyle w:val="Reitur"/>
              <w:rPr>
                <w:highlight w:val="yellow"/>
              </w:rPr>
            </w:pPr>
            <w:r w:rsidRPr="00DB6A4F">
              <w:t>8 er sjálfgefið, en því má breyta frá 1-16.</w:t>
            </w:r>
            <w:r w:rsidR="004A11C2">
              <w:t xml:space="preserve"> </w:t>
            </w:r>
            <w:r w:rsidR="004A11C2" w:rsidRPr="004A11C2">
              <w:t xml:space="preserve">Á tölvunni sem hermirinn keyrir nú á er hraðvirkast að nota 8 kjarna. Ef margar hermanir eru </w:t>
            </w:r>
            <w:r w:rsidR="009C7598">
              <w:t>í gangi</w:t>
            </w:r>
            <w:r w:rsidR="004A11C2" w:rsidRPr="004A11C2">
              <w:t xml:space="preserve"> samtímis </w:t>
            </w:r>
            <w:r w:rsidR="006F4B67">
              <w:t xml:space="preserve">(margir notendur) </w:t>
            </w:r>
            <w:r w:rsidR="004A11C2" w:rsidRPr="004A11C2">
              <w:t xml:space="preserve">getur verið </w:t>
            </w:r>
            <w:r w:rsidR="00D93CCF">
              <w:t>skynsamlegt</w:t>
            </w:r>
            <w:r w:rsidR="004A11C2" w:rsidRPr="004A11C2">
              <w:t xml:space="preserve"> að </w:t>
            </w:r>
            <w:r w:rsidR="00D93CCF">
              <w:t xml:space="preserve">nota </w:t>
            </w:r>
            <w:r w:rsidR="009A77B4">
              <w:t>færri</w:t>
            </w:r>
            <w:r w:rsidR="004A11C2" w:rsidRPr="004A11C2">
              <w:t xml:space="preserve"> </w:t>
            </w:r>
            <w:r w:rsidR="00D93CCF">
              <w:t>kjarna</w:t>
            </w:r>
            <w:r w:rsidR="004A11C2" w:rsidRPr="004A11C2">
              <w:t>.</w:t>
            </w:r>
          </w:p>
        </w:tc>
      </w:tr>
      <w:tr w:rsidR="00DA2011" w:rsidRPr="00527E4D" w14:paraId="152DCB58" w14:textId="77777777" w:rsidTr="00527E4D">
        <w:tc>
          <w:tcPr>
            <w:tcW w:w="2263" w:type="dxa"/>
          </w:tcPr>
          <w:p w14:paraId="5A51ED20" w14:textId="290CF5C9" w:rsidR="00DA2011" w:rsidRPr="005E2666" w:rsidRDefault="005B5DBC" w:rsidP="00E15CA6">
            <w:pPr>
              <w:pStyle w:val="Feitreitur"/>
            </w:pPr>
            <w:r w:rsidRPr="005E2666">
              <w:lastRenderedPageBreak/>
              <w:t>Generating distribution</w:t>
            </w:r>
          </w:p>
          <w:p w14:paraId="1402BDF1" w14:textId="77777777" w:rsidR="00DA2011" w:rsidRPr="005E2666" w:rsidRDefault="00DA2011" w:rsidP="00E15CA6">
            <w:pPr>
              <w:pStyle w:val="Feitreitur"/>
            </w:pPr>
          </w:p>
        </w:tc>
        <w:tc>
          <w:tcPr>
            <w:tcW w:w="1701" w:type="dxa"/>
          </w:tcPr>
          <w:p w14:paraId="483D8DCF" w14:textId="1A689DDB" w:rsidR="00DA2011" w:rsidRPr="005E2666" w:rsidRDefault="00DA2011" w:rsidP="00E15CA6">
            <w:pPr>
              <w:pStyle w:val="Reitur"/>
            </w:pPr>
            <w:r w:rsidRPr="005E2666">
              <w:t>Dreififall hermunarinnar</w:t>
            </w:r>
          </w:p>
        </w:tc>
        <w:tc>
          <w:tcPr>
            <w:tcW w:w="5098" w:type="dxa"/>
          </w:tcPr>
          <w:p w14:paraId="5806BA81" w14:textId="58BB033C" w:rsidR="00BD5C54" w:rsidRPr="00527E4D" w:rsidRDefault="00DA2011" w:rsidP="00E15CA6">
            <w:pPr>
              <w:pStyle w:val="Reitur"/>
            </w:pPr>
            <w:r w:rsidRPr="00527E4D">
              <w:t xml:space="preserve">Hér er vísað til þeirrar tölfræðilegu aðferðar sem notuð til að kalla fram hermdu úrslitin. </w:t>
            </w:r>
            <w:r w:rsidR="00BD5C54" w:rsidRPr="00527E4D">
              <w:t xml:space="preserve">Velja má </w:t>
            </w:r>
            <w:r w:rsidR="00182F4A" w:rsidRPr="00527E4D">
              <w:t>úr þremur gerðum. Gamma-dreifingin er sjálfgefin.</w:t>
            </w:r>
          </w:p>
        </w:tc>
      </w:tr>
      <w:tr w:rsidR="00DA2011" w:rsidRPr="00527E4D" w14:paraId="50EE840C" w14:textId="77777777" w:rsidTr="00527E4D">
        <w:tc>
          <w:tcPr>
            <w:tcW w:w="2263" w:type="dxa"/>
          </w:tcPr>
          <w:p w14:paraId="18DEB8B3" w14:textId="3D7BDC6B" w:rsidR="00DA2011" w:rsidRPr="005E2666" w:rsidRDefault="00527E4D" w:rsidP="00E15CA6">
            <w:pPr>
              <w:pStyle w:val="Feitreitur"/>
            </w:pPr>
            <w:r w:rsidRPr="005E2666">
              <w:t>Coefficient of variation</w:t>
            </w:r>
          </w:p>
        </w:tc>
        <w:tc>
          <w:tcPr>
            <w:tcW w:w="1701" w:type="dxa"/>
          </w:tcPr>
          <w:p w14:paraId="33607AAD" w14:textId="77777777" w:rsidR="00DA2011" w:rsidRPr="005E2666" w:rsidRDefault="00DA2011" w:rsidP="00E15CA6">
            <w:pPr>
              <w:pStyle w:val="Reitur"/>
            </w:pPr>
            <w:r w:rsidRPr="005E2666">
              <w:t>Fráviksstuðull</w:t>
            </w:r>
          </w:p>
        </w:tc>
        <w:tc>
          <w:tcPr>
            <w:tcW w:w="5098" w:type="dxa"/>
          </w:tcPr>
          <w:p w14:paraId="174F1BE9" w14:textId="4FD630AF" w:rsidR="00DA2011" w:rsidRPr="00527E4D" w:rsidRDefault="00277249" w:rsidP="00E15CA6">
            <w:pPr>
              <w:pStyle w:val="Reitur"/>
            </w:pPr>
            <w:r w:rsidRPr="00527E4D">
              <w:t>Me</w:t>
            </w:r>
            <w:r w:rsidR="000F2B3C" w:rsidRPr="00527E4D">
              <w:t>ð</w:t>
            </w:r>
            <w:r w:rsidRPr="00527E4D">
              <w:t xml:space="preserve"> þessum stuðli er til</w:t>
            </w:r>
            <w:r w:rsidR="000F2B3C" w:rsidRPr="00527E4D">
              <w:t xml:space="preserve">greint </w:t>
            </w:r>
            <w:r w:rsidR="00DA2011" w:rsidRPr="00527E4D">
              <w:t xml:space="preserve">staðalfrávik dreifingarinnar deilt með meðaltali. Ábending kemur um leyfilegt bil stuðulsins. </w:t>
            </w:r>
          </w:p>
        </w:tc>
      </w:tr>
      <w:tr w:rsidR="00DA2011" w:rsidRPr="00527E4D" w14:paraId="28844CEC" w14:textId="77777777" w:rsidTr="00527E4D">
        <w:tc>
          <w:tcPr>
            <w:tcW w:w="2263" w:type="dxa"/>
          </w:tcPr>
          <w:p w14:paraId="694CA85C" w14:textId="17F52A9F" w:rsidR="00DA2011" w:rsidRPr="005E2666" w:rsidRDefault="00527E4D" w:rsidP="00E15CA6">
            <w:pPr>
              <w:pStyle w:val="Feitreitur"/>
            </w:pPr>
            <w:r w:rsidRPr="005E2666">
              <w:t>Apply randomness to</w:t>
            </w:r>
            <w:r w:rsidR="006F4B67" w:rsidRPr="005E2666">
              <w:t xml:space="preserve"> …</w:t>
            </w:r>
          </w:p>
        </w:tc>
        <w:tc>
          <w:tcPr>
            <w:tcW w:w="1701" w:type="dxa"/>
          </w:tcPr>
          <w:p w14:paraId="3CE3AFC2" w14:textId="007C222F" w:rsidR="00DA2011" w:rsidRPr="005E2666" w:rsidRDefault="00DA2011" w:rsidP="00E15CA6">
            <w:pPr>
              <w:pStyle w:val="Reitur"/>
            </w:pPr>
            <w:r w:rsidRPr="005E2666">
              <w:t>Beita slembni á</w:t>
            </w:r>
            <w:r w:rsidR="006F4B67" w:rsidRPr="005E2666">
              <w:t xml:space="preserve"> …</w:t>
            </w:r>
          </w:p>
        </w:tc>
        <w:tc>
          <w:tcPr>
            <w:tcW w:w="5098" w:type="dxa"/>
          </w:tcPr>
          <w:p w14:paraId="05DA7342" w14:textId="3E7EF34E" w:rsidR="00DA2011" w:rsidRPr="00527E4D" w:rsidRDefault="00DA2011" w:rsidP="00E15CA6">
            <w:pPr>
              <w:pStyle w:val="Reitur"/>
            </w:pPr>
            <w:r w:rsidRPr="00527E4D">
              <w:t xml:space="preserve">Hægt er að velja hvort hermunin á að taka til allra kjördæma, þ.e. allra lista (sem er hið sjálfgefna), eða aðeins eins </w:t>
            </w:r>
            <w:r w:rsidR="006F4B67">
              <w:t xml:space="preserve">lista </w:t>
            </w:r>
            <w:r w:rsidRPr="00527E4D">
              <w:t>valins kjördæmis.</w:t>
            </w:r>
          </w:p>
        </w:tc>
      </w:tr>
    </w:tbl>
    <w:p w14:paraId="51C9F0C2" w14:textId="77777777" w:rsidR="003C36A3" w:rsidRDefault="003C36A3" w:rsidP="00E15CA6">
      <w:pPr>
        <w:pStyle w:val="Texti"/>
      </w:pPr>
    </w:p>
    <w:p w14:paraId="7687B812" w14:textId="78AD51F1" w:rsidR="00DA2011" w:rsidRPr="00A71616" w:rsidRDefault="00DA2011" w:rsidP="00E15CA6">
      <w:pPr>
        <w:pStyle w:val="Heading2"/>
      </w:pPr>
      <w:bookmarkStart w:id="240" w:name="_Hlk103592864"/>
      <w:bookmarkStart w:id="241" w:name="_Toc105511133"/>
      <w:r w:rsidRPr="003F0362">
        <w:t>Scaling votes for reference seat shares</w:t>
      </w:r>
      <w:bookmarkEnd w:id="240"/>
      <w:r w:rsidRPr="003F0362">
        <w:t>:</w:t>
      </w:r>
      <w:r w:rsidRPr="001C3EF4">
        <w:t xml:space="preserve"> Kvörðun atkvæða </w:t>
      </w:r>
      <w:r w:rsidR="00301EF2" w:rsidRPr="001C3EF4">
        <w:t>sætishlut</w:t>
      </w:r>
      <w:r w:rsidR="00301EF2">
        <w:t>a</w:t>
      </w:r>
      <w:r w:rsidR="00301EF2" w:rsidRPr="001C3EF4">
        <w:t xml:space="preserve"> </w:t>
      </w:r>
      <w:r w:rsidR="00301EF2">
        <w:t>notaðir til</w:t>
      </w:r>
      <w:r w:rsidRPr="001C3EF4">
        <w:t xml:space="preserve"> viðmiðunar</w:t>
      </w:r>
      <w:bookmarkEnd w:id="241"/>
      <w:r w:rsidRPr="001C3EF4">
        <w:t xml:space="preserve"> </w:t>
      </w:r>
    </w:p>
    <w:p w14:paraId="4FAD8F89" w14:textId="11D6897B" w:rsidR="00DA2011" w:rsidRPr="001C3EF4" w:rsidRDefault="00DA2011" w:rsidP="00E15CA6">
      <w:pPr>
        <w:pStyle w:val="Texti"/>
        <w:rPr>
          <w:noProof/>
        </w:rPr>
      </w:pPr>
      <w:r w:rsidRPr="001C3EF4">
        <w:rPr>
          <w:noProof/>
        </w:rPr>
        <w:drawing>
          <wp:inline distT="0" distB="0" distL="0" distR="0" wp14:anchorId="63789191" wp14:editId="64A4E2F9">
            <wp:extent cx="3700732" cy="146292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43"/>
                    <a:stretch>
                      <a:fillRect/>
                    </a:stretch>
                  </pic:blipFill>
                  <pic:spPr>
                    <a:xfrm>
                      <a:off x="0" y="0"/>
                      <a:ext cx="3734401" cy="1476235"/>
                    </a:xfrm>
                    <a:prstGeom prst="rect">
                      <a:avLst/>
                    </a:prstGeom>
                  </pic:spPr>
                </pic:pic>
              </a:graphicData>
            </a:graphic>
          </wp:inline>
        </w:drawing>
      </w:r>
    </w:p>
    <w:p w14:paraId="4E38B41D" w14:textId="5039F064" w:rsidR="00301EF2" w:rsidRPr="001C3EF4" w:rsidRDefault="00DA2011" w:rsidP="00E15CA6">
      <w:pPr>
        <w:pStyle w:val="Texti"/>
      </w:pPr>
      <w:r w:rsidRPr="001C3EF4">
        <w:t xml:space="preserve">Spurt </w:t>
      </w:r>
      <w:r>
        <w:t xml:space="preserve">er </w:t>
      </w:r>
      <w:r w:rsidRPr="001C3EF4">
        <w:t xml:space="preserve">hvernig eigi að kvarða atkvæðin. </w:t>
      </w:r>
      <w:r w:rsidR="00301EF2">
        <w:t xml:space="preserve">Kvörðuðu atkvæðin kallast síðan </w:t>
      </w:r>
      <w:r w:rsidR="00301EF2" w:rsidRPr="003A39B4">
        <w:rPr>
          <w:i/>
          <w:iCs/>
        </w:rPr>
        <w:t>sætishlutir</w:t>
      </w:r>
      <w:r w:rsidR="00301EF2">
        <w:t xml:space="preserve"> (e. seat shares).</w:t>
      </w:r>
    </w:p>
    <w:p w14:paraId="65DEB0FF" w14:textId="62216567" w:rsidR="00A94C9F" w:rsidRPr="001C3EF4" w:rsidRDefault="00301EF2" w:rsidP="00E15CA6">
      <w:pPr>
        <w:pStyle w:val="Texti"/>
      </w:pPr>
      <w:r>
        <w:t>Sætishlutir þessir eru ekki notaðir við neina útdeilingu sæta. Þeir</w:t>
      </w:r>
      <w:r w:rsidR="00165974">
        <w:t xml:space="preserve"> er einungis</w:t>
      </w:r>
      <w:r w:rsidR="00DA2011" w:rsidRPr="001C3EF4">
        <w:t xml:space="preserve"> </w:t>
      </w:r>
      <w:r>
        <w:t>hafðir</w:t>
      </w:r>
      <w:r w:rsidR="00165974">
        <w:t xml:space="preserve"> </w:t>
      </w:r>
      <w:r w:rsidR="00DA2011" w:rsidRPr="001C3EF4">
        <w:t>til viðmiðunar þegar sætaúthlutanir eru vegna</w:t>
      </w:r>
      <w:r>
        <w:t>r</w:t>
      </w:r>
      <w:r w:rsidR="00DA2011" w:rsidRPr="001C3EF4">
        <w:t xml:space="preserve"> og metnar hvað gæði þeirra varðar</w:t>
      </w:r>
      <w:r w:rsidR="00165974">
        <w:t>, eins og síðar segir</w:t>
      </w:r>
      <w:r w:rsidR="00DA2011" w:rsidRPr="001C3EF4">
        <w:t xml:space="preserve">. </w:t>
      </w:r>
    </w:p>
    <w:p w14:paraId="4FE41AED" w14:textId="77777777" w:rsidR="00DA2011" w:rsidRPr="001C3EF4" w:rsidRDefault="00DA2011" w:rsidP="00E15CA6">
      <w:pPr>
        <w:pStyle w:val="Texti"/>
      </w:pPr>
      <w:r w:rsidRPr="001C3EF4">
        <w:t>Samanburður sætaúthlutunar og aðstefndra sætishluta er merkingarlaus ef engin af þessum kvörðunarleiðum er valin. Sjálfgefið er að sú fyrsta er valin.</w:t>
      </w:r>
    </w:p>
    <w:p w14:paraId="72CB5C62" w14:textId="77777777" w:rsidR="006E5B7F" w:rsidRDefault="006E5B7F" w:rsidP="00E15CA6">
      <w:pPr>
        <w:pStyle w:val="Texti"/>
      </w:pPr>
    </w:p>
    <w:p w14:paraId="64D24472" w14:textId="10A71EC6" w:rsidR="00DA2011" w:rsidRDefault="00DA2011" w:rsidP="00E15CA6">
      <w:pPr>
        <w:pStyle w:val="Texti"/>
      </w:pPr>
      <w:r w:rsidRPr="001C3EF4">
        <w:t>Um fernt er að velja:</w:t>
      </w:r>
    </w:p>
    <w:p w14:paraId="194C3E3A" w14:textId="77777777" w:rsidR="006E5B7F" w:rsidRPr="001C3EF4" w:rsidRDefault="006E5B7F" w:rsidP="00E15CA6">
      <w:pPr>
        <w:pStyle w:val="Texti"/>
      </w:pPr>
    </w:p>
    <w:tbl>
      <w:tblPr>
        <w:tblStyle w:val="TableGrid"/>
        <w:tblW w:w="0" w:type="auto"/>
        <w:tblLook w:val="04A0" w:firstRow="1" w:lastRow="0" w:firstColumn="1" w:lastColumn="0" w:noHBand="0" w:noVBand="1"/>
      </w:tblPr>
      <w:tblGrid>
        <w:gridCol w:w="1540"/>
        <w:gridCol w:w="1432"/>
        <w:gridCol w:w="3259"/>
        <w:gridCol w:w="2829"/>
      </w:tblGrid>
      <w:tr w:rsidR="00DA2011" w:rsidRPr="00A71616" w14:paraId="574EE365" w14:textId="77777777" w:rsidTr="004A555B">
        <w:tc>
          <w:tcPr>
            <w:tcW w:w="1540" w:type="dxa"/>
          </w:tcPr>
          <w:p w14:paraId="32172DA2" w14:textId="0C40B64A" w:rsidR="00DA2011" w:rsidRPr="005E2666" w:rsidRDefault="00DA2011" w:rsidP="00E15CA6">
            <w:pPr>
              <w:pStyle w:val="Feitreitur"/>
            </w:pPr>
            <w:r w:rsidRPr="005E2666">
              <w:t>within both constituencies an</w:t>
            </w:r>
            <w:r w:rsidR="00CD64EE" w:rsidRPr="005E2666">
              <w:t>d</w:t>
            </w:r>
            <w:r w:rsidRPr="005E2666">
              <w:t xml:space="preserve"> parties</w:t>
            </w:r>
          </w:p>
          <w:p w14:paraId="3E3E8049" w14:textId="77777777" w:rsidR="00DA2011" w:rsidRPr="005E2666" w:rsidRDefault="00DA2011" w:rsidP="00E15CA6">
            <w:pPr>
              <w:pStyle w:val="Feitreitur"/>
              <w:rPr>
                <w:noProof/>
              </w:rPr>
            </w:pPr>
          </w:p>
        </w:tc>
        <w:tc>
          <w:tcPr>
            <w:tcW w:w="1432" w:type="dxa"/>
          </w:tcPr>
          <w:p w14:paraId="7ECC4197" w14:textId="77777777" w:rsidR="00DA2011" w:rsidRPr="00A71616" w:rsidRDefault="00DA2011" w:rsidP="00E15CA6">
            <w:pPr>
              <w:pStyle w:val="Reitur"/>
            </w:pPr>
            <w:r w:rsidRPr="00A71616">
              <w:rPr>
                <w:noProof/>
              </w:rPr>
              <w:t>bæði innan kjördæma og flokka</w:t>
            </w:r>
          </w:p>
        </w:tc>
        <w:tc>
          <w:tcPr>
            <w:tcW w:w="3260" w:type="dxa"/>
          </w:tcPr>
          <w:p w14:paraId="7CFD2C39" w14:textId="26A60CFF" w:rsidR="00DA2011" w:rsidRPr="00A71616" w:rsidRDefault="00DA2011" w:rsidP="00E15CA6">
            <w:pPr>
              <w:pStyle w:val="Reitur"/>
            </w:pPr>
            <w:r w:rsidRPr="00A71616">
              <w:t xml:space="preserve">Hér eru fundnir kvörðunarstuðlar </w:t>
            </w:r>
            <w:r w:rsidR="00483DE9">
              <w:t>samtímis</w:t>
            </w:r>
            <w:r w:rsidRPr="00A71616">
              <w:t xml:space="preserve"> fyrir hvert kjördæmi og hvern flokk og atkvæðin margfölduð með báðum. Þetta verður aðeins gert á einn veg þannig að </w:t>
            </w:r>
            <w:r w:rsidR="002D4413">
              <w:t>sætishlutirnir</w:t>
            </w:r>
            <w:r w:rsidRPr="00A71616">
              <w:t xml:space="preserve"> summ</w:t>
            </w:r>
            <w:r>
              <w:t xml:space="preserve">ist </w:t>
            </w:r>
            <w:r w:rsidRPr="00A71616">
              <w:t xml:space="preserve">upp í réttar sætatölur bæði eftir kjördæmum og flokkum. </w:t>
            </w:r>
          </w:p>
        </w:tc>
        <w:tc>
          <w:tcPr>
            <w:tcW w:w="2830" w:type="dxa"/>
          </w:tcPr>
          <w:p w14:paraId="179675FA" w14:textId="6F135437" w:rsidR="00DA2011" w:rsidRPr="00A71616" w:rsidRDefault="00DA2011" w:rsidP="00E15CA6">
            <w:pPr>
              <w:pStyle w:val="Reitur"/>
            </w:pPr>
            <w:r w:rsidRPr="00A71616">
              <w:t xml:space="preserve">Með þessu fæst viðmiðun þar sem sætishlutir </w:t>
            </w:r>
            <w:r w:rsidR="002D4413">
              <w:t xml:space="preserve">lista </w:t>
            </w:r>
            <w:r w:rsidRPr="00A71616">
              <w:t xml:space="preserve">samræmast hlutfallslegri skiptingu sæta </w:t>
            </w:r>
            <w:r w:rsidR="002D4413">
              <w:t xml:space="preserve">eins </w:t>
            </w:r>
            <w:r w:rsidR="006E5B7F">
              <w:t xml:space="preserve">fullkomlega </w:t>
            </w:r>
            <w:r w:rsidR="002D4413">
              <w:t xml:space="preserve">og unnt er </w:t>
            </w:r>
            <w:r w:rsidRPr="00A71616">
              <w:t>bæði milli kjördæma og flokka</w:t>
            </w:r>
          </w:p>
          <w:p w14:paraId="0238C79F" w14:textId="77777777" w:rsidR="00DA2011" w:rsidRPr="00A71616" w:rsidRDefault="00DA2011" w:rsidP="00E15CA6">
            <w:pPr>
              <w:pStyle w:val="Reitur"/>
            </w:pPr>
          </w:p>
        </w:tc>
      </w:tr>
      <w:tr w:rsidR="00DA2011" w:rsidRPr="00A71616" w14:paraId="373173E9" w14:textId="77777777" w:rsidTr="004A555B">
        <w:tc>
          <w:tcPr>
            <w:tcW w:w="1540" w:type="dxa"/>
          </w:tcPr>
          <w:p w14:paraId="08768239" w14:textId="3F206FA1" w:rsidR="00DA2011" w:rsidRPr="005E2666" w:rsidRDefault="00DA2011" w:rsidP="00E15CA6">
            <w:pPr>
              <w:pStyle w:val="Feitreitur"/>
            </w:pPr>
            <w:r w:rsidRPr="005E2666">
              <w:t xml:space="preserve">within constituencies </w:t>
            </w:r>
          </w:p>
          <w:p w14:paraId="456E77BC" w14:textId="77777777" w:rsidR="00DA2011" w:rsidRPr="005E2666" w:rsidRDefault="00DA2011" w:rsidP="00E15CA6">
            <w:pPr>
              <w:pStyle w:val="Feitreitur"/>
            </w:pPr>
          </w:p>
          <w:p w14:paraId="39F43586" w14:textId="77777777" w:rsidR="00DA2011" w:rsidRPr="005E2666" w:rsidRDefault="00DA2011" w:rsidP="00E15CA6">
            <w:pPr>
              <w:pStyle w:val="Feitreitur"/>
            </w:pPr>
          </w:p>
        </w:tc>
        <w:tc>
          <w:tcPr>
            <w:tcW w:w="1432" w:type="dxa"/>
          </w:tcPr>
          <w:p w14:paraId="68B6216E" w14:textId="53DF603F" w:rsidR="00DA2011" w:rsidRPr="00A71616" w:rsidRDefault="00DA2011" w:rsidP="00E15CA6">
            <w:pPr>
              <w:pStyle w:val="Reitur"/>
            </w:pPr>
            <w:r w:rsidRPr="00A71616">
              <w:t>(aðeins) innan kjördæma</w:t>
            </w:r>
          </w:p>
        </w:tc>
        <w:tc>
          <w:tcPr>
            <w:tcW w:w="3260" w:type="dxa"/>
          </w:tcPr>
          <w:p w14:paraId="1F7A49DB" w14:textId="07B4CCC5" w:rsidR="00DA2011" w:rsidRPr="00A71616" w:rsidRDefault="00DA2011" w:rsidP="00E15CA6">
            <w:pPr>
              <w:pStyle w:val="Reitur"/>
            </w:pPr>
            <w:r w:rsidRPr="00A71616">
              <w:t>Nú eru sætishlutirnir reiknaðir fyrir hvert kjördæmi</w:t>
            </w:r>
            <w:r>
              <w:t>,</w:t>
            </w:r>
            <w:r w:rsidRPr="00A71616">
              <w:t xml:space="preserve"> þ.a. summa þeirra innan hvers </w:t>
            </w:r>
            <w:r w:rsidR="006E5B7F">
              <w:t>kjördæmis</w:t>
            </w:r>
            <w:r w:rsidRPr="00A71616">
              <w:t xml:space="preserve"> svar</w:t>
            </w:r>
            <w:r w:rsidR="006E5B7F">
              <w:t>ar</w:t>
            </w:r>
            <w:r w:rsidRPr="00A71616">
              <w:t xml:space="preserve"> til þingsætatölu</w:t>
            </w:r>
            <w:r>
              <w:t xml:space="preserve"> þess</w:t>
            </w:r>
            <w:r w:rsidRPr="00A71616">
              <w:t xml:space="preserve">. </w:t>
            </w:r>
            <w:r w:rsidR="00065F8C">
              <w:t xml:space="preserve">Nefnast því líka </w:t>
            </w:r>
            <w:r w:rsidR="00065F8C" w:rsidRPr="00065F8C">
              <w:rPr>
                <w:i/>
                <w:iCs/>
              </w:rPr>
              <w:t>kjördæmishlutir</w:t>
            </w:r>
            <w:r w:rsidR="00301EF2">
              <w:rPr>
                <w:i/>
                <w:iCs/>
              </w:rPr>
              <w:t xml:space="preserve"> </w:t>
            </w:r>
            <w:r w:rsidR="00301EF2" w:rsidRPr="00301EF2">
              <w:t>eins og fyrr segir</w:t>
            </w:r>
          </w:p>
        </w:tc>
        <w:tc>
          <w:tcPr>
            <w:tcW w:w="2830" w:type="dxa"/>
          </w:tcPr>
          <w:p w14:paraId="31702B14" w14:textId="1A723B3C" w:rsidR="00DA2011" w:rsidRPr="00A71616" w:rsidRDefault="00DA2011" w:rsidP="00E15CA6">
            <w:pPr>
              <w:pStyle w:val="Reitur"/>
            </w:pPr>
            <w:r w:rsidRPr="00A71616">
              <w:t xml:space="preserve">Kvörðun eftir kjördæmum er rétta viðmiðið ef allt kapp er lagt á að </w:t>
            </w:r>
            <w:r w:rsidR="002D4413">
              <w:t>jöfnunarsætin raski hreinni</w:t>
            </w:r>
            <w:r w:rsidRPr="00A71616">
              <w:t xml:space="preserve"> kjördæmisúthlutun sem minnst</w:t>
            </w:r>
          </w:p>
        </w:tc>
      </w:tr>
      <w:tr w:rsidR="00DA2011" w:rsidRPr="00A71616" w14:paraId="4206FA70" w14:textId="77777777" w:rsidTr="004A555B">
        <w:tc>
          <w:tcPr>
            <w:tcW w:w="1540" w:type="dxa"/>
          </w:tcPr>
          <w:p w14:paraId="7F387CB8" w14:textId="5A6741B6" w:rsidR="00DA2011" w:rsidRPr="005E2666" w:rsidRDefault="00DA2011" w:rsidP="00E15CA6">
            <w:pPr>
              <w:pStyle w:val="Feitreitur"/>
            </w:pPr>
            <w:r w:rsidRPr="005E2666">
              <w:t>within parties</w:t>
            </w:r>
          </w:p>
        </w:tc>
        <w:tc>
          <w:tcPr>
            <w:tcW w:w="1432" w:type="dxa"/>
          </w:tcPr>
          <w:p w14:paraId="35159F32" w14:textId="77777777" w:rsidR="00DA2011" w:rsidRPr="00A71616" w:rsidRDefault="00DA2011" w:rsidP="00E15CA6">
            <w:pPr>
              <w:pStyle w:val="Reitur"/>
            </w:pPr>
            <w:r w:rsidRPr="00A71616">
              <w:t>(aðeins) innan flokka</w:t>
            </w:r>
          </w:p>
        </w:tc>
        <w:tc>
          <w:tcPr>
            <w:tcW w:w="3260" w:type="dxa"/>
          </w:tcPr>
          <w:p w14:paraId="3CBDFCF3" w14:textId="5386FD2E" w:rsidR="00DA2011" w:rsidRPr="00A71616" w:rsidRDefault="00DA2011" w:rsidP="00E15CA6">
            <w:pPr>
              <w:pStyle w:val="Reitur"/>
            </w:pPr>
            <w:r w:rsidRPr="00A71616">
              <w:t xml:space="preserve">Nú er reiknað innan hvers flokks þ.a. samtölur sætishluta lista hvers flokks summast upp í sætatölu hans. </w:t>
            </w:r>
          </w:p>
        </w:tc>
        <w:tc>
          <w:tcPr>
            <w:tcW w:w="2830" w:type="dxa"/>
          </w:tcPr>
          <w:p w14:paraId="5F9DC121" w14:textId="4852D10B" w:rsidR="00DA2011" w:rsidRPr="00A71616" w:rsidRDefault="00DA2011" w:rsidP="00E15CA6">
            <w:pPr>
              <w:pStyle w:val="Reitur"/>
            </w:pPr>
            <w:r w:rsidRPr="00A71616">
              <w:t>Sama, nema hvað nú er gæðaviðmiðið það að sætin skiptist eðlilega milli lista flokkanna</w:t>
            </w:r>
          </w:p>
        </w:tc>
      </w:tr>
      <w:tr w:rsidR="00DA2011" w:rsidRPr="00A71616" w14:paraId="2BBE6FBA" w14:textId="77777777" w:rsidTr="004A555B">
        <w:tc>
          <w:tcPr>
            <w:tcW w:w="1540" w:type="dxa"/>
          </w:tcPr>
          <w:p w14:paraId="20C2604C" w14:textId="77777777" w:rsidR="00DA2011" w:rsidRPr="005E2666" w:rsidRDefault="00DA2011" w:rsidP="00E15CA6">
            <w:pPr>
              <w:pStyle w:val="Feitreitur"/>
            </w:pPr>
            <w:r w:rsidRPr="005E2666">
              <w:t>nationally</w:t>
            </w:r>
          </w:p>
          <w:p w14:paraId="5BF513A2" w14:textId="77777777" w:rsidR="00DA2011" w:rsidRPr="005E2666" w:rsidRDefault="00DA2011" w:rsidP="00E15CA6">
            <w:pPr>
              <w:pStyle w:val="Feitreitur"/>
            </w:pPr>
          </w:p>
          <w:p w14:paraId="63FF0764" w14:textId="77777777" w:rsidR="00DA2011" w:rsidRPr="005E2666" w:rsidRDefault="00DA2011" w:rsidP="00E15CA6">
            <w:pPr>
              <w:pStyle w:val="Feitreitur"/>
            </w:pPr>
          </w:p>
        </w:tc>
        <w:tc>
          <w:tcPr>
            <w:tcW w:w="1432" w:type="dxa"/>
          </w:tcPr>
          <w:p w14:paraId="49CB637D" w14:textId="77777777" w:rsidR="00DA2011" w:rsidRPr="00A71616" w:rsidRDefault="00DA2011" w:rsidP="00E15CA6">
            <w:pPr>
              <w:pStyle w:val="Reitur"/>
            </w:pPr>
            <w:r w:rsidRPr="00A71616">
              <w:t>(kvörðun) á landsvísu</w:t>
            </w:r>
          </w:p>
        </w:tc>
        <w:tc>
          <w:tcPr>
            <w:tcW w:w="3260" w:type="dxa"/>
          </w:tcPr>
          <w:p w14:paraId="21F648D2" w14:textId="3E204B74" w:rsidR="00DA2011" w:rsidRDefault="00DA2011" w:rsidP="00E15CA6">
            <w:pPr>
              <w:pStyle w:val="Reitur"/>
            </w:pPr>
            <w:r w:rsidRPr="00A71616">
              <w:t xml:space="preserve">Hér er allt atkvæðafylkið kvarðað með einum stuðli. Sætishlutirnir listanna sem þá koma út eru þess eðlis að summa þeir er jöfn heildartölu sæta á landinu öllu. </w:t>
            </w:r>
            <w:r w:rsidR="002C0AAF">
              <w:t xml:space="preserve">Nefnast því </w:t>
            </w:r>
            <w:r w:rsidR="002C0AAF">
              <w:rPr>
                <w:i/>
                <w:iCs/>
              </w:rPr>
              <w:t>lands</w:t>
            </w:r>
            <w:r w:rsidR="002C0AAF" w:rsidRPr="00065F8C">
              <w:rPr>
                <w:i/>
                <w:iCs/>
              </w:rPr>
              <w:t>hlutir</w:t>
            </w:r>
          </w:p>
          <w:p w14:paraId="1AB49C49" w14:textId="33C030FA" w:rsidR="006E5B7F" w:rsidRPr="00A71616" w:rsidRDefault="006E5B7F" w:rsidP="00E15CA6">
            <w:pPr>
              <w:pStyle w:val="Reitur"/>
            </w:pPr>
            <w:r>
              <w:t>Landshlutir eru algerlega jafngildir atkvæðunum sjálfum</w:t>
            </w:r>
            <w:r w:rsidR="005A7F76">
              <w:t>.</w:t>
            </w:r>
          </w:p>
        </w:tc>
        <w:tc>
          <w:tcPr>
            <w:tcW w:w="2830" w:type="dxa"/>
          </w:tcPr>
          <w:p w14:paraId="1DDC6940" w14:textId="2C2A5D7A" w:rsidR="00DA2011" w:rsidRPr="00A71616" w:rsidRDefault="00DA2011" w:rsidP="00E15CA6">
            <w:pPr>
              <w:pStyle w:val="Reitur"/>
            </w:pPr>
            <w:r w:rsidRPr="00A71616">
              <w:t>Þetta er einfaldasta kvörðunin og á einkum við ef það kosningakerfi sem að er stefnt á að vera sem líkast því að landið væri eitt kjördæmi</w:t>
            </w:r>
          </w:p>
        </w:tc>
      </w:tr>
    </w:tbl>
    <w:p w14:paraId="43D1043E" w14:textId="77777777" w:rsidR="00DA2011" w:rsidRPr="001C3EF4" w:rsidRDefault="00DA2011" w:rsidP="001677C6"/>
    <w:p w14:paraId="467CBA3C" w14:textId="48BB6B93" w:rsidR="00DA2011" w:rsidRPr="001C3EF4" w:rsidRDefault="00DA2011" w:rsidP="00E15CA6">
      <w:pPr>
        <w:pStyle w:val="Heading2"/>
      </w:pPr>
      <w:bookmarkStart w:id="242" w:name="_Toc105511134"/>
      <w:r w:rsidRPr="001C3EF4">
        <w:t xml:space="preserve">Electoral systems used for comparison: Kosningakerfi </w:t>
      </w:r>
      <w:r w:rsidR="005A7F76">
        <w:t>notuð</w:t>
      </w:r>
      <w:r w:rsidRPr="001C3EF4">
        <w:t xml:space="preserve"> til samanburðar</w:t>
      </w:r>
      <w:bookmarkEnd w:id="242"/>
    </w:p>
    <w:p w14:paraId="3A015B8D" w14:textId="77777777" w:rsidR="00DA2011" w:rsidRPr="001C3EF4" w:rsidRDefault="00DA2011" w:rsidP="00E15CA6">
      <w:pPr>
        <w:pStyle w:val="Texti"/>
      </w:pPr>
      <w:r w:rsidRPr="001C3EF4">
        <w:rPr>
          <w:noProof/>
        </w:rPr>
        <w:drawing>
          <wp:inline distT="0" distB="0" distL="0" distR="0" wp14:anchorId="673675E7" wp14:editId="0409FB2E">
            <wp:extent cx="2228874" cy="2030753"/>
            <wp:effectExtent l="0" t="0" r="0" b="762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44"/>
                    <a:stretch>
                      <a:fillRect/>
                    </a:stretch>
                  </pic:blipFill>
                  <pic:spPr>
                    <a:xfrm>
                      <a:off x="0" y="0"/>
                      <a:ext cx="2246230" cy="2046566"/>
                    </a:xfrm>
                    <a:prstGeom prst="rect">
                      <a:avLst/>
                    </a:prstGeom>
                  </pic:spPr>
                </pic:pic>
              </a:graphicData>
            </a:graphic>
          </wp:inline>
        </w:drawing>
      </w:r>
    </w:p>
    <w:p w14:paraId="6121FC33" w14:textId="3BCC70C8" w:rsidR="00DA2011" w:rsidRPr="001C3EF4" w:rsidRDefault="00DA2011" w:rsidP="00E15CA6">
      <w:pPr>
        <w:pStyle w:val="Texti"/>
      </w:pPr>
      <w:r w:rsidRPr="001C3EF4">
        <w:t xml:space="preserve">Hér má velja eitt eða fleiri af þeim kosningakerfum sem skilgreind hafa verið á síðunni </w:t>
      </w:r>
      <w:r w:rsidRPr="001C3EF4">
        <w:rPr>
          <w:i/>
          <w:iCs/>
        </w:rPr>
        <w:t>Electoral systems</w:t>
      </w:r>
      <w:r w:rsidRPr="001C3EF4">
        <w:t>. Öll k</w:t>
      </w:r>
      <w:r>
        <w:t>os</w:t>
      </w:r>
      <w:r w:rsidRPr="001C3EF4">
        <w:t xml:space="preserve">ningakerfin eru þá borin saman við </w:t>
      </w:r>
      <w:r>
        <w:t xml:space="preserve">hvert </w:t>
      </w:r>
      <w:r w:rsidRPr="001C3EF4">
        <w:t>þess</w:t>
      </w:r>
      <w:r>
        <w:t>ara</w:t>
      </w:r>
      <w:r w:rsidRPr="001C3EF4">
        <w:t xml:space="preserve"> viðmiðunarkerf</w:t>
      </w:r>
      <w:r>
        <w:t>a</w:t>
      </w:r>
      <w:r w:rsidRPr="001C3EF4">
        <w:t xml:space="preserve"> með því að telja saman mismun á úthlutuðum sæta hvers kerfis við hvert </w:t>
      </w:r>
      <w:r w:rsidR="005A7F76">
        <w:t xml:space="preserve">þessara </w:t>
      </w:r>
      <w:r w:rsidRPr="001C3EF4">
        <w:t>viðmiðunarkerfanna, eins og lýst verður nánar hér á eftir. Hér hafa verið valin tvö viðmiðunarkerfi.</w:t>
      </w:r>
    </w:p>
    <w:p w14:paraId="6FD51168" w14:textId="5FD9A6AF" w:rsidR="00DA2011" w:rsidRPr="001C3EF4" w:rsidRDefault="00651405" w:rsidP="00E15CA6">
      <w:pPr>
        <w:pStyle w:val="Heading2"/>
      </w:pPr>
      <w:bookmarkStart w:id="243" w:name="_Toc105511135"/>
      <w:r w:rsidRPr="00651405">
        <w:t>Start simulation:</w:t>
      </w:r>
      <w:r>
        <w:t xml:space="preserve"> </w:t>
      </w:r>
      <w:r w:rsidR="00DA2011">
        <w:t>Hermun hafin</w:t>
      </w:r>
      <w:bookmarkEnd w:id="243"/>
    </w:p>
    <w:p w14:paraId="27633F92" w14:textId="77777777" w:rsidR="00C147D6" w:rsidRDefault="00DA2011" w:rsidP="00E15CA6">
      <w:pPr>
        <w:pStyle w:val="Texti"/>
        <w:rPr>
          <w:noProof/>
        </w:rPr>
      </w:pPr>
      <w:r w:rsidRPr="001C3EF4">
        <w:t xml:space="preserve">Hermuninni er hleypt af stað með því að styðja á </w:t>
      </w:r>
      <w:r w:rsidRPr="001C3EF4">
        <w:rPr>
          <w:i/>
          <w:iCs/>
        </w:rPr>
        <w:t>Start simulation</w:t>
      </w:r>
      <w:r w:rsidRPr="001C3EF4">
        <w:t xml:space="preserve"> (</w:t>
      </w:r>
      <w:r w:rsidRPr="00C147D6">
        <w:t>hefja</w:t>
      </w:r>
      <w:r w:rsidRPr="001C3EF4">
        <w:t xml:space="preserve"> hermun):</w:t>
      </w:r>
      <w:r w:rsidR="00DA4B42" w:rsidRPr="00DA4B42">
        <w:rPr>
          <w:noProof/>
        </w:rPr>
        <w:t xml:space="preserve"> </w:t>
      </w:r>
    </w:p>
    <w:p w14:paraId="539746DA" w14:textId="0DF5BD13" w:rsidR="00A96A89" w:rsidRDefault="00DA4B42" w:rsidP="00E15CA6">
      <w:pPr>
        <w:pStyle w:val="Texti"/>
        <w:rPr>
          <w:noProof/>
        </w:rPr>
      </w:pPr>
      <w:r>
        <w:rPr>
          <w:noProof/>
        </w:rPr>
        <w:drawing>
          <wp:inline distT="0" distB="0" distL="0" distR="0" wp14:anchorId="3331377C" wp14:editId="7F3A753A">
            <wp:extent cx="4851400" cy="657228"/>
            <wp:effectExtent l="0" t="0" r="6350" b="9525"/>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rotWithShape="1">
                    <a:blip r:embed="rId45"/>
                    <a:srcRect t="20659"/>
                    <a:stretch/>
                  </pic:blipFill>
                  <pic:spPr bwMode="auto">
                    <a:xfrm>
                      <a:off x="0" y="0"/>
                      <a:ext cx="4896140" cy="663289"/>
                    </a:xfrm>
                    <a:prstGeom prst="rect">
                      <a:avLst/>
                    </a:prstGeom>
                    <a:ln>
                      <a:noFill/>
                    </a:ln>
                    <a:extLst>
                      <a:ext uri="{53640926-AAD7-44D8-BBD7-CCE9431645EC}">
                        <a14:shadowObscured xmlns:a14="http://schemas.microsoft.com/office/drawing/2010/main"/>
                      </a:ext>
                    </a:extLst>
                  </pic:spPr>
                </pic:pic>
              </a:graphicData>
            </a:graphic>
          </wp:inline>
        </w:drawing>
      </w:r>
    </w:p>
    <w:p w14:paraId="1EEF5280" w14:textId="668617E7" w:rsidR="00DA2011" w:rsidRPr="001C3EF4" w:rsidRDefault="00DA2011" w:rsidP="00E15CA6">
      <w:pPr>
        <w:pStyle w:val="Texti"/>
      </w:pPr>
      <w:r w:rsidRPr="001C3EF4">
        <w:t>Meðan á hermuninni stendur er rakið hve langur tími hefur þegar farið í hermunina (</w:t>
      </w:r>
      <w:r w:rsidR="00A96A89">
        <w:rPr>
          <w:i/>
          <w:iCs/>
        </w:rPr>
        <w:t>S</w:t>
      </w:r>
      <w:r w:rsidRPr="001C3EF4">
        <w:rPr>
          <w:i/>
          <w:iCs/>
        </w:rPr>
        <w:t>imulation time</w:t>
      </w:r>
      <w:r w:rsidRPr="001C3EF4">
        <w:t>) og hve langt kann að vera í land (</w:t>
      </w:r>
      <w:r w:rsidR="00A96A89">
        <w:rPr>
          <w:i/>
          <w:iCs/>
        </w:rPr>
        <w:t>T</w:t>
      </w:r>
      <w:r w:rsidRPr="001C3EF4">
        <w:rPr>
          <w:i/>
          <w:iCs/>
        </w:rPr>
        <w:t>ime remaining</w:t>
      </w:r>
      <w:r w:rsidRPr="001C3EF4">
        <w:t>).</w:t>
      </w:r>
      <w:r w:rsidR="005A7F76">
        <w:t xml:space="preserve"> </w:t>
      </w:r>
      <w:r w:rsidR="005A7F76" w:rsidRPr="00193593">
        <w:t xml:space="preserve">Mælieiningin eru mínútur og sekúndur aftan við </w:t>
      </w:r>
      <w:r w:rsidR="00B20978" w:rsidRPr="00193593">
        <w:t>tví</w:t>
      </w:r>
      <w:r w:rsidR="005A7F76" w:rsidRPr="00193593">
        <w:t>punkt.</w:t>
      </w:r>
    </w:p>
    <w:p w14:paraId="4453933C" w14:textId="77777777" w:rsidR="005A7F76" w:rsidRDefault="005A7F76" w:rsidP="00E15CA6">
      <w:pPr>
        <w:pStyle w:val="Texti"/>
      </w:pPr>
    </w:p>
    <w:p w14:paraId="5E3CAC46" w14:textId="31ED51FB" w:rsidR="00DA2011" w:rsidRPr="001C3EF4" w:rsidRDefault="00DA2011" w:rsidP="00E15CA6">
      <w:pPr>
        <w:pStyle w:val="Texti"/>
      </w:pPr>
      <w:r w:rsidRPr="001C3EF4">
        <w:t xml:space="preserve">Ráðlegt er að keyra fyrst hermun með fáum hermunum (t.d. </w:t>
      </w:r>
      <w:r w:rsidR="009F1B77">
        <w:t>hinar sjálfgefnu 200</w:t>
      </w:r>
      <w:r w:rsidRPr="001C3EF4">
        <w:t xml:space="preserve">) og aðgæta hvort </w:t>
      </w:r>
      <w:r w:rsidR="009F1B77">
        <w:t>allt sé með felldu</w:t>
      </w:r>
      <w:r w:rsidRPr="001C3EF4">
        <w:t xml:space="preserve"> (</w:t>
      </w:r>
      <w:r>
        <w:t>eru t</w:t>
      </w:r>
      <w:r w:rsidRPr="001C3EF4">
        <w:t>.d. þröskuldar réttir</w:t>
      </w:r>
      <w:r>
        <w:t>?</w:t>
      </w:r>
      <w:r w:rsidRPr="001C3EF4">
        <w:t>) áður en lagt er í hermun með þúsundum hermana.</w:t>
      </w:r>
    </w:p>
    <w:p w14:paraId="0B7B1BF1" w14:textId="1D6D2481" w:rsidR="00BE4CD1" w:rsidRPr="00C147D6" w:rsidRDefault="00BE4CD1" w:rsidP="00E15CA6">
      <w:pPr>
        <w:pStyle w:val="Texti"/>
      </w:pPr>
    </w:p>
    <w:p w14:paraId="58A9E6F9" w14:textId="4C5F87A0" w:rsidR="00DA2011" w:rsidRPr="001C3EF4" w:rsidRDefault="007A278A" w:rsidP="00E15CA6">
      <w:pPr>
        <w:pStyle w:val="Heading2"/>
      </w:pPr>
      <w:bookmarkStart w:id="244" w:name="_Toc105511136"/>
      <w:r w:rsidRPr="003F0362">
        <w:t>Simulation results:</w:t>
      </w:r>
      <w:r>
        <w:rPr>
          <w:rFonts w:ascii="Segoe UI" w:hAnsi="Segoe UI" w:cs="Segoe UI"/>
          <w:color w:val="212529"/>
        </w:rPr>
        <w:t xml:space="preserve"> </w:t>
      </w:r>
      <w:r w:rsidR="00DA2011" w:rsidRPr="001C3EF4">
        <w:t>Niðurstöður</w:t>
      </w:r>
      <w:r w:rsidR="00195249">
        <w:t xml:space="preserve"> hermunar</w:t>
      </w:r>
      <w:bookmarkEnd w:id="244"/>
    </w:p>
    <w:p w14:paraId="09F87B57" w14:textId="25F95D98" w:rsidR="00D440EC" w:rsidRDefault="00DA2011" w:rsidP="00D440EC">
      <w:r w:rsidRPr="001C3EF4">
        <w:t xml:space="preserve">Niðurstöðurnar </w:t>
      </w:r>
      <w:r w:rsidR="00D440EC">
        <w:t>skiptast í tv</w:t>
      </w:r>
      <w:r w:rsidR="00B511EB">
        <w:t>o</w:t>
      </w:r>
      <w:r w:rsidR="00D440EC">
        <w:t xml:space="preserve"> bálka: Töflur um g</w:t>
      </w:r>
      <w:r w:rsidR="00D440EC" w:rsidRPr="00D440EC">
        <w:rPr>
          <w:i/>
          <w:iCs/>
        </w:rPr>
        <w:t>æðamælikvarða</w:t>
      </w:r>
      <w:r w:rsidR="00D440EC">
        <w:t xml:space="preserve"> (Quality measures) og aðrar um sæti hvers lista og flokka, bæði kjördæmis-, jöfnunar- og heildarsæti. Þetta er talið</w:t>
      </w:r>
      <w:r w:rsidRPr="001C3EF4">
        <w:t xml:space="preserve"> upp fyrir öll þau kosningakerfi sem notandinn hefur skilgreint. </w:t>
      </w:r>
    </w:p>
    <w:p w14:paraId="33E9EEE4" w14:textId="6BA73DBD" w:rsidR="00994033" w:rsidRDefault="00C413A2" w:rsidP="00D440EC">
      <w:r w:rsidRPr="001C3EF4">
        <w:t xml:space="preserve">Hlaða </w:t>
      </w:r>
      <w:r>
        <w:t xml:space="preserve">má </w:t>
      </w:r>
      <w:r w:rsidRPr="001C3EF4">
        <w:t>niður</w:t>
      </w:r>
      <w:r>
        <w:t>stöðunum í</w:t>
      </w:r>
      <w:r w:rsidRPr="001C3EF4">
        <w:t xml:space="preserve"> Excel-skal</w:t>
      </w:r>
      <w:r>
        <w:t xml:space="preserve"> með því að styðja á</w:t>
      </w:r>
      <w:r w:rsidR="00E41CE3">
        <w:t xml:space="preserve"> </w:t>
      </w:r>
      <w:r w:rsidR="00981F3C" w:rsidRPr="00981F3C">
        <w:rPr>
          <w:i/>
          <w:iCs/>
        </w:rPr>
        <w:t>Download</w:t>
      </w:r>
      <w:r w:rsidR="00981F3C">
        <w:t>-reitinn:</w:t>
      </w:r>
    </w:p>
    <w:p w14:paraId="0A13A3C1" w14:textId="519DF5C2" w:rsidR="00DA2011" w:rsidRDefault="00994033" w:rsidP="00994033">
      <w:pPr>
        <w:jc w:val="center"/>
      </w:pPr>
      <w:r w:rsidRPr="00994033">
        <w:rPr>
          <w:noProof/>
        </w:rPr>
        <w:t xml:space="preserve"> </w:t>
      </w:r>
      <w:r w:rsidRPr="001C3EF4">
        <w:rPr>
          <w:noProof/>
        </w:rPr>
        <w:drawing>
          <wp:inline distT="0" distB="0" distL="0" distR="0" wp14:anchorId="1B5C8ADE" wp14:editId="48482C1B">
            <wp:extent cx="1422400" cy="311150"/>
            <wp:effectExtent l="0" t="0" r="635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rotWithShape="1">
                    <a:blip r:embed="rId46">
                      <a:extLst>
                        <a:ext uri="{28A0092B-C50C-407E-A947-70E740481C1C}">
                          <a14:useLocalDpi xmlns:a14="http://schemas.microsoft.com/office/drawing/2010/main" val="0"/>
                        </a:ext>
                      </a:extLst>
                    </a:blip>
                    <a:srcRect l="9570" t="31745" r="18979" b="42329"/>
                    <a:stretch/>
                  </pic:blipFill>
                  <pic:spPr bwMode="auto">
                    <a:xfrm>
                      <a:off x="0" y="0"/>
                      <a:ext cx="1422400" cy="311150"/>
                    </a:xfrm>
                    <a:prstGeom prst="rect">
                      <a:avLst/>
                    </a:prstGeom>
                    <a:ln>
                      <a:noFill/>
                    </a:ln>
                    <a:extLst>
                      <a:ext uri="{53640926-AAD7-44D8-BBD7-CCE9431645EC}">
                        <a14:shadowObscured xmlns:a14="http://schemas.microsoft.com/office/drawing/2010/main"/>
                      </a:ext>
                    </a:extLst>
                  </pic:spPr>
                </pic:pic>
              </a:graphicData>
            </a:graphic>
          </wp:inline>
        </w:drawing>
      </w:r>
    </w:p>
    <w:p w14:paraId="562C82B1" w14:textId="77777777" w:rsidR="00AD1DE8" w:rsidRDefault="00AD1DE8" w:rsidP="00E15CA6">
      <w:pPr>
        <w:pStyle w:val="Texti"/>
        <w:rPr>
          <w:noProof/>
        </w:rPr>
      </w:pPr>
    </w:p>
    <w:p w14:paraId="230659FB" w14:textId="09C59E0C" w:rsidR="00F8497B" w:rsidRDefault="00272F24" w:rsidP="000E298E">
      <w:pPr>
        <w:pStyle w:val="Texti"/>
      </w:pPr>
      <w:r>
        <w:rPr>
          <w:noProof/>
        </w:rPr>
        <w:t xml:space="preserve">Niðurstöður þær sem </w:t>
      </w:r>
      <w:r w:rsidR="000879FA">
        <w:rPr>
          <w:noProof/>
        </w:rPr>
        <w:t xml:space="preserve">fylgja sem dæmi í eftirfarandi töflum </w:t>
      </w:r>
      <w:r w:rsidR="000879FA">
        <w:t xml:space="preserve">byggja </w:t>
      </w:r>
      <w:r w:rsidR="0092103C">
        <w:t>á</w:t>
      </w:r>
      <w:r w:rsidR="000879FA">
        <w:t xml:space="preserve"> </w:t>
      </w:r>
      <w:r w:rsidR="009F1B77" w:rsidRPr="009F1B77">
        <w:rPr>
          <w:i/>
          <w:iCs/>
        </w:rPr>
        <w:t>Aldarkosningunni</w:t>
      </w:r>
      <w:r w:rsidR="009F1B77">
        <w:t xml:space="preserve"> fyrrnefndu</w:t>
      </w:r>
      <w:r w:rsidR="000879FA">
        <w:t xml:space="preserve">. </w:t>
      </w:r>
    </w:p>
    <w:p w14:paraId="25F2EA23" w14:textId="77777777" w:rsidR="00F8497B" w:rsidRPr="009E10BA" w:rsidRDefault="00F8497B" w:rsidP="00F8497B">
      <w:pPr>
        <w:pStyle w:val="Heading2"/>
      </w:pPr>
      <w:bookmarkStart w:id="245" w:name="_Toc105511137"/>
      <w:r w:rsidRPr="003F0362">
        <w:lastRenderedPageBreak/>
        <w:t>Quality measures:</w:t>
      </w:r>
      <w:r>
        <w:t xml:space="preserve"> Gæðamælikvarðar</w:t>
      </w:r>
      <w:bookmarkEnd w:id="245"/>
    </w:p>
    <w:p w14:paraId="730CF683" w14:textId="77777777" w:rsidR="00F8497B" w:rsidRDefault="00F8497B" w:rsidP="00F8497B">
      <w:pPr>
        <w:pStyle w:val="Texti"/>
      </w:pPr>
      <w:r>
        <w:t>Þannig merkir</w:t>
      </w:r>
    </w:p>
    <w:p w14:paraId="5359E976" w14:textId="77777777" w:rsidR="00F8497B" w:rsidRDefault="00F8497B" w:rsidP="00F8497B">
      <w:pPr>
        <w:pStyle w:val="Texti"/>
      </w:pPr>
      <m:oMathPara>
        <m:oMath>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oMath>
      </m:oMathPara>
    </w:p>
    <w:p w14:paraId="3B5E4708" w14:textId="77777777" w:rsidR="00F8497B" w:rsidRDefault="00F8497B" w:rsidP="00F8497B">
      <w:pPr>
        <w:pStyle w:val="Texti"/>
      </w:pPr>
      <w:r>
        <w:t xml:space="preserve">að 95% allar hermana lenda innan talnabilsins </w:t>
      </w:r>
    </w:p>
    <w:p w14:paraId="2AD7DEB7" w14:textId="77777777" w:rsidR="00F8497B" w:rsidRDefault="00F8497B" w:rsidP="00F8497B">
      <w:pPr>
        <w:pStyle w:val="Texti"/>
      </w:pPr>
      <w:r>
        <w:t>[</w:t>
      </w:r>
      <m:oMath>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r>
          <m:rPr>
            <m:sty m:val="p"/>
          </m:rPr>
          <w:rPr>
            <w:rFonts w:ascii="Cambria Math" w:hAnsi="Cambria Math"/>
          </w:rPr>
          <m:t xml:space="preserve">, </m:t>
        </m:r>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oMath>
      <w:r>
        <w:t>].</w:t>
      </w:r>
    </w:p>
    <w:p w14:paraId="3687E008" w14:textId="77777777" w:rsidR="00F8497B" w:rsidRDefault="00F8497B" w:rsidP="00F8497B"/>
    <w:p w14:paraId="15AA6CAC" w14:textId="77777777" w:rsidR="00F8497B" w:rsidRPr="00390D7C" w:rsidRDefault="00F8497B" w:rsidP="00F8497B">
      <w:pPr>
        <w:pStyle w:val="Heading2"/>
      </w:pPr>
      <w:bookmarkStart w:id="246" w:name="_Toc105511138"/>
      <w:r w:rsidRPr="00390D7C">
        <w:t>Seats minus seat shares, sum over all lists of</w:t>
      </w:r>
      <w:r>
        <w:t xml:space="preserve"> …</w:t>
      </w:r>
      <w:r w:rsidRPr="00390D7C">
        <w:t>: Úthlutuð sæti að frádregnum sætishlutum, summað yfir alla lista af</w:t>
      </w:r>
      <w:r>
        <w:t xml:space="preserve"> …</w:t>
      </w:r>
      <w:bookmarkEnd w:id="246"/>
    </w:p>
    <w:p w14:paraId="4617CD30" w14:textId="77777777" w:rsidR="00F8497B" w:rsidRDefault="00F8497B" w:rsidP="00F8497B">
      <w:pPr>
        <w:rPr>
          <w:noProof/>
        </w:rPr>
      </w:pPr>
      <w:r>
        <w:t>Fyrsti bálkur þessara gæðamælikvarða er þessi:</w:t>
      </w:r>
    </w:p>
    <w:p w14:paraId="1A2787F3" w14:textId="77777777" w:rsidR="00F8497B" w:rsidRDefault="00F8497B" w:rsidP="00F8497B">
      <w:pPr>
        <w:jc w:val="center"/>
        <w:rPr>
          <w:highlight w:val="yellow"/>
        </w:rPr>
      </w:pPr>
      <w:r w:rsidRPr="005A6044">
        <w:rPr>
          <w:noProof/>
          <w:highlight w:val="yellow"/>
        </w:rPr>
        <w:drawing>
          <wp:inline distT="0" distB="0" distL="0" distR="0" wp14:anchorId="48785235" wp14:editId="4AF68D00">
            <wp:extent cx="2327275" cy="1292786"/>
            <wp:effectExtent l="0" t="0" r="0" b="3175"/>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47"/>
                    <a:srcRect t="10668" r="69894"/>
                    <a:stretch/>
                  </pic:blipFill>
                  <pic:spPr bwMode="auto">
                    <a:xfrm>
                      <a:off x="0" y="0"/>
                      <a:ext cx="2339349" cy="1299493"/>
                    </a:xfrm>
                    <a:prstGeom prst="rect">
                      <a:avLst/>
                    </a:prstGeom>
                    <a:ln>
                      <a:noFill/>
                    </a:ln>
                    <a:extLst>
                      <a:ext uri="{53640926-AAD7-44D8-BBD7-CCE9431645EC}">
                        <a14:shadowObscured xmlns:a14="http://schemas.microsoft.com/office/drawing/2010/main"/>
                      </a:ext>
                    </a:extLst>
                  </pic:spPr>
                </pic:pic>
              </a:graphicData>
            </a:graphic>
          </wp:inline>
        </w:drawing>
      </w:r>
    </w:p>
    <w:p w14:paraId="79974320" w14:textId="77777777" w:rsidR="00F8497B" w:rsidRPr="00343B77" w:rsidRDefault="00F8497B" w:rsidP="00F8497B">
      <w:pPr>
        <w:jc w:val="center"/>
        <w:rPr>
          <w:highlight w:val="yellow"/>
        </w:rPr>
      </w:pPr>
      <w:r>
        <w:rPr>
          <w:highlight w:val="yellow"/>
        </w:rPr>
        <w:t>(breytist)</w:t>
      </w:r>
    </w:p>
    <w:p w14:paraId="3AF71843" w14:textId="77777777" w:rsidR="00F8497B" w:rsidRDefault="00F8497B" w:rsidP="00F8497B">
      <w:pPr>
        <w:pStyle w:val="Texti"/>
        <w:rPr>
          <w:noProof/>
        </w:rPr>
      </w:pPr>
      <w:r>
        <w:rPr>
          <w:noProof/>
        </w:rPr>
        <w:t xml:space="preserve">Með þessum gæðamælikvörðum er metið </w:t>
      </w:r>
      <w:r w:rsidRPr="00164C86">
        <w:rPr>
          <w:noProof/>
        </w:rPr>
        <w:t xml:space="preserve">hve nálægt </w:t>
      </w:r>
      <w:r>
        <w:rPr>
          <w:noProof/>
        </w:rPr>
        <w:t>heildar</w:t>
      </w:r>
      <w:r w:rsidRPr="00164C86">
        <w:rPr>
          <w:noProof/>
        </w:rPr>
        <w:t>út</w:t>
      </w:r>
      <w:r>
        <w:rPr>
          <w:noProof/>
        </w:rPr>
        <w:t>deiling sæta til listanna</w:t>
      </w:r>
      <w:r w:rsidRPr="00164C86">
        <w:rPr>
          <w:noProof/>
        </w:rPr>
        <w:t xml:space="preserve"> kemst því að vera hlutfallsleg</w:t>
      </w:r>
      <w:r>
        <w:rPr>
          <w:noProof/>
        </w:rPr>
        <w:t xml:space="preserve">. Viðmiðið eru </w:t>
      </w:r>
      <w:r w:rsidRPr="00164C86">
        <w:rPr>
          <w:noProof/>
        </w:rPr>
        <w:t>sætishlut</w:t>
      </w:r>
      <w:r>
        <w:rPr>
          <w:noProof/>
        </w:rPr>
        <w:t>irnir eins og þeir hafa verið</w:t>
      </w:r>
      <w:r w:rsidRPr="00164C86">
        <w:rPr>
          <w:noProof/>
        </w:rPr>
        <w:t xml:space="preserve"> valdir</w:t>
      </w:r>
      <w:r>
        <w:rPr>
          <w:noProof/>
        </w:rPr>
        <w:t xml:space="preserve">; sjá </w:t>
      </w:r>
      <w:r w:rsidRPr="00343B77">
        <w:rPr>
          <w:i/>
          <w:iCs/>
          <w:noProof/>
        </w:rPr>
        <w:t>Scaling votes for reference seat shares</w:t>
      </w:r>
      <w:r>
        <w:rPr>
          <w:noProof/>
        </w:rPr>
        <w:t>. Til að unnt sé að lýsa þessu með viðeigandi formúlum þarf að gefa stærðunum tákn:</w:t>
      </w:r>
    </w:p>
    <w:p w14:paraId="346AA313" w14:textId="77777777" w:rsidR="00F8497B" w:rsidRDefault="00000000" w:rsidP="00F8497B">
      <w:pPr>
        <w:pStyle w:val="Texti"/>
        <w:jc w:val="center"/>
        <w:rPr>
          <w:i/>
          <w:iCs/>
        </w:rPr>
      </w:pPr>
      <m:oMath>
        <m:sSub>
          <m:sSubPr>
            <m:ctrlPr>
              <w:rPr>
                <w:rFonts w:ascii="Cambria Math" w:hAnsi="Cambria Math"/>
                <w:i/>
                <w:noProof/>
                <w:sz w:val="20"/>
                <w:szCs w:val="20"/>
              </w:rPr>
            </m:ctrlPr>
          </m:sSubPr>
          <m:e>
            <m:r>
              <w:rPr>
                <w:rFonts w:ascii="Cambria Math" w:hAnsi="Cambria Math"/>
                <w:noProof/>
                <w:sz w:val="20"/>
                <w:szCs w:val="20"/>
              </w:rPr>
              <m:t>s</m:t>
            </m:r>
          </m:e>
          <m:sub>
            <m:r>
              <w:rPr>
                <w:rFonts w:ascii="Cambria Math" w:hAnsi="Cambria Math"/>
                <w:noProof/>
                <w:sz w:val="20"/>
                <w:szCs w:val="20"/>
              </w:rPr>
              <m:t>ij</m:t>
            </m:r>
          </m:sub>
        </m:sSub>
      </m:oMath>
      <w:r w:rsidR="00F8497B">
        <w:rPr>
          <w:rFonts w:eastAsiaTheme="minorEastAsia"/>
          <w:noProof/>
          <w:sz w:val="20"/>
          <w:szCs w:val="20"/>
        </w:rPr>
        <w:t xml:space="preserve">  </w:t>
      </w:r>
      <w:r w:rsidR="00F8497B" w:rsidRPr="00DE6802">
        <w:t xml:space="preserve">úthlutuð sæti til </w:t>
      </w:r>
      <w:r w:rsidR="00F8497B">
        <w:t xml:space="preserve">lista </w:t>
      </w:r>
      <w:r w:rsidR="00F8497B" w:rsidRPr="00DE6802">
        <w:t>flokks</w:t>
      </w:r>
      <w:r w:rsidR="00F8497B" w:rsidRPr="00C566D4">
        <w:rPr>
          <w:i/>
          <w:iCs/>
        </w:rPr>
        <w:t xml:space="preserve"> j </w:t>
      </w:r>
      <w:r w:rsidR="00F8497B" w:rsidRPr="00C566D4">
        <w:t xml:space="preserve">í kjördæmi </w:t>
      </w:r>
      <w:r w:rsidR="00F8497B" w:rsidRPr="00C566D4">
        <w:rPr>
          <w:i/>
          <w:iCs/>
        </w:rPr>
        <w:t>i</w:t>
      </w:r>
    </w:p>
    <w:p w14:paraId="79FED67B" w14:textId="77777777" w:rsidR="00F8497B" w:rsidRDefault="00000000" w:rsidP="00F8497B">
      <w:pPr>
        <w:pStyle w:val="Texti"/>
        <w:jc w:val="center"/>
        <w:rPr>
          <w:noProof/>
        </w:rPr>
      </w:pPr>
      <m:oMath>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oMath>
      <w:r w:rsidR="00F8497B" w:rsidRPr="00F44A69">
        <w:rPr>
          <w:rFonts w:eastAsiaTheme="minorEastAsia"/>
          <w:noProof/>
          <w:sz w:val="20"/>
          <w:szCs w:val="20"/>
        </w:rPr>
        <w:t xml:space="preserve"> </w:t>
      </w:r>
      <w:r w:rsidR="00F8497B" w:rsidRPr="00F44A69">
        <w:t>sætishlutur lista flokks</w:t>
      </w:r>
      <w:r w:rsidR="00F8497B" w:rsidRPr="00F44A69">
        <w:rPr>
          <w:i/>
          <w:iCs/>
        </w:rPr>
        <w:t xml:space="preserve"> j </w:t>
      </w:r>
      <w:r w:rsidR="00F8497B" w:rsidRPr="00F44A69">
        <w:t xml:space="preserve">í kjördæmi </w:t>
      </w:r>
      <w:r w:rsidR="00F8497B" w:rsidRPr="00F44A69">
        <w:rPr>
          <w:i/>
          <w:iCs/>
        </w:rPr>
        <w:t>i</w:t>
      </w:r>
    </w:p>
    <w:p w14:paraId="407730EF" w14:textId="77777777" w:rsidR="00F8497B" w:rsidRDefault="00F8497B" w:rsidP="00F8497B">
      <w:pPr>
        <w:pStyle w:val="Texti"/>
        <w:rPr>
          <w:noProof/>
        </w:rPr>
      </w:pPr>
      <w:r>
        <w:rPr>
          <w:noProof/>
        </w:rPr>
        <w:t>Grunnviðmið þess hvort tala sæta viðkomandi lista er nálægt því að vera kórrétt er í hverri einstakri hermun mismunastærðin</w:t>
      </w:r>
    </w:p>
    <w:p w14:paraId="379D0B3B" w14:textId="77777777" w:rsidR="00F8497B" w:rsidRPr="00343B77" w:rsidRDefault="00000000" w:rsidP="00F8497B">
      <w:pPr>
        <w:jc w:val="center"/>
        <w:rPr>
          <w:rFonts w:eastAsiaTheme="minorEastAsia"/>
          <w:i/>
          <w:noProof/>
          <w:sz w:val="20"/>
          <w:szCs w:val="20"/>
        </w:rPr>
      </w:pPr>
      <m:oMathPara>
        <m:oMath>
          <m:sSub>
            <m:sSubPr>
              <m:ctrlPr>
                <w:rPr>
                  <w:rFonts w:ascii="Cambria Math" w:hAnsi="Cambria Math"/>
                  <w:i/>
                  <w:noProof/>
                  <w:sz w:val="20"/>
                  <w:szCs w:val="20"/>
                </w:rPr>
              </m:ctrlPr>
            </m:sSubPr>
            <m:e>
              <m:r>
                <w:rPr>
                  <w:rFonts w:ascii="Cambria Math" w:hAnsi="Cambria Math"/>
                  <w:noProof/>
                  <w:sz w:val="20"/>
                  <w:szCs w:val="20"/>
                </w:rPr>
                <m:t>s</m:t>
              </m:r>
            </m:e>
            <m:sub>
              <m:r>
                <w:rPr>
                  <w:rFonts w:ascii="Cambria Math" w:hAnsi="Cambria Math"/>
                  <w:noProof/>
                  <w:sz w:val="20"/>
                  <w:szCs w:val="20"/>
                </w:rPr>
                <m:t>ij </m:t>
              </m:r>
            </m:sub>
          </m:sSub>
          <m:r>
            <w:rPr>
              <w:rFonts w:ascii="Cambria Math" w:hAnsi="Cambria Math"/>
              <w:noProof/>
              <w:sz w:val="20"/>
              <w:szCs w:val="20"/>
            </w:rPr>
            <m:t>- </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oMath>
      </m:oMathPara>
    </w:p>
    <w:p w14:paraId="1EC49813" w14:textId="77777777" w:rsidR="00F8497B" w:rsidRDefault="00F8497B" w:rsidP="00F8497B">
      <w:pPr>
        <w:pStyle w:val="Texti"/>
      </w:pPr>
      <w:r w:rsidRPr="00A45E8D">
        <w:t xml:space="preserve">Sé </w:t>
      </w:r>
      <w:r>
        <w:t>mismunatalan</w:t>
      </w:r>
      <w:r w:rsidRPr="00A45E8D">
        <w:t xml:space="preserve"> núll hefur úthlutunin hitt</w:t>
      </w:r>
      <w:r>
        <w:rPr>
          <w:rFonts w:eastAsiaTheme="minorEastAsia"/>
          <w:noProof/>
          <w:sz w:val="20"/>
          <w:szCs w:val="20"/>
        </w:rPr>
        <w:t xml:space="preserve"> í mark</w:t>
      </w:r>
      <w:r w:rsidRPr="00CC2BFD">
        <w:t xml:space="preserve">. Hinir ýmsu </w:t>
      </w:r>
      <w:r w:rsidRPr="001677C6">
        <w:t xml:space="preserve">gæðamælikvarðar í þessum bálki byggja á því að safna þessum </w:t>
      </w:r>
      <w:r>
        <w:t>fráviks</w:t>
      </w:r>
      <w:r w:rsidRPr="001677C6">
        <w:t>stærðum</w:t>
      </w:r>
      <w:r>
        <w:t xml:space="preserve"> listanna saman og búa þannig til heildarmælikvarða. </w:t>
      </w:r>
    </w:p>
    <w:p w14:paraId="770AC8DF" w14:textId="77777777" w:rsidR="00F8497B" w:rsidRDefault="00F8497B" w:rsidP="00F8497B">
      <w:pPr>
        <w:pStyle w:val="Texti"/>
      </w:pPr>
    </w:p>
    <w:p w14:paraId="73C90726" w14:textId="77777777" w:rsidR="00F8497B" w:rsidRDefault="00F8497B" w:rsidP="00F8497B">
      <w:pPr>
        <w:pStyle w:val="Texti"/>
      </w:pPr>
      <w:r>
        <w:t>Allt þetta er dregið saman í eftirfarandi töflu:</w:t>
      </w:r>
    </w:p>
    <w:p w14:paraId="02242BA1" w14:textId="77777777" w:rsidR="00F8497B" w:rsidRDefault="00F8497B" w:rsidP="00F8497B">
      <w:pPr>
        <w:pStyle w:val="Texti"/>
      </w:pP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410"/>
        <w:gridCol w:w="1842"/>
        <w:gridCol w:w="3628"/>
      </w:tblGrid>
      <w:tr w:rsidR="00F8497B" w:rsidRPr="003B5775" w14:paraId="1777195F" w14:textId="77777777" w:rsidTr="0011293E">
        <w:trPr>
          <w:trHeight w:val="345"/>
        </w:trPr>
        <w:tc>
          <w:tcPr>
            <w:tcW w:w="1980" w:type="dxa"/>
            <w:shd w:val="clear" w:color="auto" w:fill="auto"/>
            <w:noWrap/>
          </w:tcPr>
          <w:p w14:paraId="40AA657A" w14:textId="77777777" w:rsidR="00F8497B" w:rsidRPr="003B47B3" w:rsidRDefault="00F8497B" w:rsidP="0011293E">
            <w:pPr>
              <w:pStyle w:val="Feitreitur"/>
            </w:pPr>
            <w:r w:rsidRPr="003B47B3">
              <w:rPr>
                <w:lang w:eastAsia="is-IS"/>
              </w:rPr>
              <w:t>Seats minus seat shares, sum over all lists of</w:t>
            </w:r>
          </w:p>
        </w:tc>
        <w:tc>
          <w:tcPr>
            <w:tcW w:w="2410" w:type="dxa"/>
            <w:shd w:val="clear" w:color="auto" w:fill="auto"/>
            <w:noWrap/>
          </w:tcPr>
          <w:p w14:paraId="6403D6AE" w14:textId="77777777" w:rsidR="00F8497B" w:rsidRPr="003B47B3" w:rsidRDefault="00F8497B" w:rsidP="0011293E">
            <w:pPr>
              <w:pStyle w:val="Feitreitur"/>
              <w:rPr>
                <w:lang w:eastAsia="is-IS"/>
              </w:rPr>
            </w:pPr>
            <w:r w:rsidRPr="003B47B3">
              <w:rPr>
                <w:lang w:eastAsia="is-IS"/>
              </w:rPr>
              <w:t>Úthlutuð sæti að frádregnum sætishlutum, summað yfir alla lista af</w:t>
            </w:r>
          </w:p>
        </w:tc>
        <w:tc>
          <w:tcPr>
            <w:tcW w:w="1842" w:type="dxa"/>
          </w:tcPr>
          <w:p w14:paraId="024FCE7F" w14:textId="77777777" w:rsidR="00F8497B" w:rsidRPr="003B47B3" w:rsidRDefault="00F8497B" w:rsidP="0011293E">
            <w:pPr>
              <w:pStyle w:val="Feitreitur"/>
              <w:rPr>
                <w:lang w:eastAsia="is-IS"/>
              </w:rPr>
            </w:pPr>
            <w:r w:rsidRPr="003B47B3">
              <w:rPr>
                <w:lang w:eastAsia="is-IS"/>
              </w:rPr>
              <w:t>Gæðamælikvarði sem summa</w:t>
            </w:r>
            <w:r>
              <w:rPr>
                <w:lang w:eastAsia="is-IS"/>
              </w:rPr>
              <w:t>:</w:t>
            </w:r>
          </w:p>
        </w:tc>
        <w:tc>
          <w:tcPr>
            <w:tcW w:w="3628" w:type="dxa"/>
          </w:tcPr>
          <w:p w14:paraId="4AB18639" w14:textId="77777777" w:rsidR="00F8497B" w:rsidRPr="003B47B3" w:rsidRDefault="00F8497B" w:rsidP="0011293E">
            <w:pPr>
              <w:pStyle w:val="Feitreitur"/>
              <w:rPr>
                <w:lang w:eastAsia="is-IS"/>
              </w:rPr>
            </w:pPr>
            <w:r>
              <w:rPr>
                <w:lang w:eastAsia="is-IS"/>
              </w:rPr>
              <w:t>Einkennandi úthlutunarregla í einvíðum kosningum, kosningum í einu kjördæmi eða í sveitarstjórn:</w:t>
            </w:r>
          </w:p>
        </w:tc>
      </w:tr>
      <w:tr w:rsidR="00F8497B" w:rsidRPr="003B5775" w14:paraId="5EA0BF1F" w14:textId="77777777" w:rsidTr="0011293E">
        <w:trPr>
          <w:trHeight w:val="315"/>
        </w:trPr>
        <w:tc>
          <w:tcPr>
            <w:tcW w:w="1980" w:type="dxa"/>
            <w:shd w:val="clear" w:color="auto" w:fill="auto"/>
            <w:noWrap/>
            <w:hideMark/>
          </w:tcPr>
          <w:p w14:paraId="4F1501C4" w14:textId="77777777" w:rsidR="00F8497B" w:rsidRPr="005E2666" w:rsidRDefault="00F8497B" w:rsidP="0011293E">
            <w:pPr>
              <w:pStyle w:val="Reitur"/>
              <w:rPr>
                <w:lang w:eastAsia="is-IS"/>
              </w:rPr>
            </w:pPr>
            <w:r w:rsidRPr="005E2666">
              <w:rPr>
                <w:lang w:eastAsia="is-IS"/>
              </w:rPr>
              <w:t>absolute values (Hare-quota)</w:t>
            </w:r>
          </w:p>
        </w:tc>
        <w:tc>
          <w:tcPr>
            <w:tcW w:w="2410" w:type="dxa"/>
            <w:shd w:val="clear" w:color="auto" w:fill="auto"/>
            <w:noWrap/>
            <w:hideMark/>
          </w:tcPr>
          <w:p w14:paraId="73F19524" w14:textId="77777777" w:rsidR="00F8497B" w:rsidRPr="003B5775" w:rsidRDefault="00F8497B" w:rsidP="0011293E">
            <w:pPr>
              <w:pStyle w:val="Reitur"/>
              <w:rPr>
                <w:lang w:eastAsia="is-IS"/>
              </w:rPr>
            </w:pPr>
            <w:r w:rsidRPr="003B5775">
              <w:rPr>
                <w:lang w:eastAsia="is-IS"/>
              </w:rPr>
              <w:t xml:space="preserve">tölugildum mismunarins </w:t>
            </w:r>
          </w:p>
        </w:tc>
        <w:tc>
          <w:tcPr>
            <w:tcW w:w="1842" w:type="dxa"/>
          </w:tcPr>
          <w:p w14:paraId="15F37739" w14:textId="77777777" w:rsidR="00F8497B" w:rsidRPr="003D04E7" w:rsidRDefault="00000000" w:rsidP="0011293E">
            <w:pPr>
              <w:pStyle w:val="Reitur"/>
              <w:rPr>
                <w:lang w:eastAsia="is-IS"/>
              </w:rPr>
            </w:pPr>
            <m:oMathPara>
              <m:oMath>
                <m:nary>
                  <m:naryPr>
                    <m:chr m:val="∑"/>
                    <m:supHide m:val="1"/>
                    <m:ctrlPr>
                      <w:rPr>
                        <w:rFonts w:ascii="Cambria Math" w:hAnsi="Cambria Math"/>
                        <w:lang w:eastAsia="is-IS"/>
                      </w:rPr>
                    </m:ctrlPr>
                  </m:naryPr>
                  <m:sub>
                    <m:r>
                      <w:rPr>
                        <w:rFonts w:ascii="Cambria Math" w:hAnsi="Cambria Math"/>
                        <w:lang w:eastAsia="is-IS"/>
                      </w:rPr>
                      <m:t>ij</m:t>
                    </m:r>
                  </m:sub>
                  <m:sup/>
                  <m:e>
                    <m:d>
                      <m:dPr>
                        <m:begChr m:val="|"/>
                        <m:endChr m:val="|"/>
                        <m:ctrlPr>
                          <w:rPr>
                            <w:rFonts w:ascii="Cambria Math" w:hAnsi="Cambria Math"/>
                            <w:lang w:eastAsia="is-IS"/>
                          </w:rPr>
                        </m:ctrlPr>
                      </m:dPr>
                      <m:e>
                        <m:sSub>
                          <m:sSubPr>
                            <m:ctrlPr>
                              <w:rPr>
                                <w:rFonts w:ascii="Cambria Math" w:hAnsi="Cambria Math"/>
                                <w:lang w:eastAsia="is-IS"/>
                              </w:rPr>
                            </m:ctrlPr>
                          </m:sSubPr>
                          <m:e>
                            <m:r>
                              <w:rPr>
                                <w:rFonts w:ascii="Cambria Math" w:hAnsi="Cambria Math"/>
                                <w:lang w:eastAsia="is-IS"/>
                              </w:rPr>
                              <m:t>s</m:t>
                            </m:r>
                          </m:e>
                          <m:sub>
                            <m:r>
                              <w:rPr>
                                <w:rFonts w:ascii="Cambria Math" w:hAnsi="Cambria Math"/>
                                <w:lang w:eastAsia="is-IS"/>
                              </w:rPr>
                              <m:t>ij</m:t>
                            </m:r>
                          </m:sub>
                        </m:sSub>
                        <m:r>
                          <m:rPr>
                            <m:sty m:val="p"/>
                          </m:rPr>
                          <w:rPr>
                            <w:rFonts w:ascii="Cambria Math" w:hAnsi="Cambria Math"/>
                            <w:lang w:eastAsia="is-IS"/>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nary>
              </m:oMath>
            </m:oMathPara>
          </w:p>
        </w:tc>
        <w:tc>
          <w:tcPr>
            <w:tcW w:w="3628" w:type="dxa"/>
          </w:tcPr>
          <w:p w14:paraId="383183F9" w14:textId="77777777" w:rsidR="00F8497B" w:rsidRPr="003B5775" w:rsidRDefault="00F8497B" w:rsidP="0011293E">
            <w:pPr>
              <w:pStyle w:val="Reitur"/>
              <w:rPr>
                <w:lang w:eastAsia="is-IS"/>
              </w:rPr>
            </w:pPr>
            <w:r>
              <w:rPr>
                <w:lang w:eastAsia="is-IS"/>
              </w:rPr>
              <w:t>F</w:t>
            </w:r>
            <w:r w:rsidRPr="003B5775">
              <w:rPr>
                <w:lang w:eastAsia="is-IS"/>
              </w:rPr>
              <w:t>rádráttarregla Hares kemst næst því markmiði að þessi summa sé sem minnst</w:t>
            </w:r>
            <w:r>
              <w:rPr>
                <w:lang w:eastAsia="is-IS"/>
              </w:rPr>
              <w:t>.</w:t>
            </w:r>
          </w:p>
        </w:tc>
      </w:tr>
      <w:tr w:rsidR="00F8497B" w:rsidRPr="003B5775" w14:paraId="00352415" w14:textId="77777777" w:rsidTr="0011293E">
        <w:trPr>
          <w:trHeight w:val="315"/>
        </w:trPr>
        <w:tc>
          <w:tcPr>
            <w:tcW w:w="1980" w:type="dxa"/>
            <w:shd w:val="clear" w:color="auto" w:fill="auto"/>
            <w:noWrap/>
          </w:tcPr>
          <w:p w14:paraId="57D0F608" w14:textId="77777777" w:rsidR="00F8497B" w:rsidRPr="005E2666" w:rsidRDefault="00F8497B" w:rsidP="0011293E">
            <w:pPr>
              <w:pStyle w:val="Reitur"/>
              <w:rPr>
                <w:lang w:eastAsia="is-IS"/>
              </w:rPr>
            </w:pPr>
            <w:r w:rsidRPr="005E2666">
              <w:rPr>
                <w:lang w:eastAsia="is-IS"/>
              </w:rPr>
              <w:t>squared values (Hare-quota)</w:t>
            </w:r>
          </w:p>
        </w:tc>
        <w:tc>
          <w:tcPr>
            <w:tcW w:w="2410" w:type="dxa"/>
            <w:shd w:val="clear" w:color="auto" w:fill="auto"/>
            <w:noWrap/>
          </w:tcPr>
          <w:p w14:paraId="067B6EB8" w14:textId="77777777" w:rsidR="00F8497B" w:rsidRPr="003B5775" w:rsidRDefault="00F8497B" w:rsidP="0011293E">
            <w:pPr>
              <w:pStyle w:val="Reitur"/>
              <w:rPr>
                <w:lang w:eastAsia="is-IS"/>
              </w:rPr>
            </w:pPr>
            <w:r w:rsidRPr="003B5775">
              <w:rPr>
                <w:lang w:eastAsia="is-IS"/>
              </w:rPr>
              <w:t>kvaðrötum mismunatalnanna</w:t>
            </w:r>
          </w:p>
        </w:tc>
        <w:tc>
          <w:tcPr>
            <w:tcW w:w="1842" w:type="dxa"/>
          </w:tcPr>
          <w:p w14:paraId="48534C34" w14:textId="77777777" w:rsidR="00F8497B" w:rsidRPr="003D04E7" w:rsidRDefault="00000000" w:rsidP="0011293E">
            <w:pPr>
              <w:pStyle w:val="Reitur"/>
              <w:rPr>
                <w:rFonts w:eastAsiaTheme="minorEastAsia"/>
              </w:rPr>
            </w:pPr>
            <m:oMathPara>
              <m:oMath>
                <m:nary>
                  <m:naryPr>
                    <m:chr m:val="∑"/>
                    <m:supHide m:val="1"/>
                    <m:ctrlPr>
                      <w:rPr>
                        <w:rFonts w:ascii="Cambria Math" w:hAnsi="Cambria Math"/>
                        <w:noProof/>
                      </w:rPr>
                    </m:ctrlPr>
                  </m:naryPr>
                  <m:sub>
                    <m:r>
                      <w:rPr>
                        <w:rFonts w:ascii="Cambria Math" w:hAnsi="Cambria Math"/>
                        <w:noProof/>
                      </w:rPr>
                      <m:t>ij</m:t>
                    </m:r>
                  </m:sub>
                  <m:sup/>
                  <m:e>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e>
                </m:nary>
              </m:oMath>
            </m:oMathPara>
          </w:p>
        </w:tc>
        <w:tc>
          <w:tcPr>
            <w:tcW w:w="3628" w:type="dxa"/>
          </w:tcPr>
          <w:p w14:paraId="3E9F4C0B" w14:textId="77777777" w:rsidR="00F8497B" w:rsidRPr="003B5775" w:rsidRDefault="00F8497B" w:rsidP="0011293E">
            <w:pPr>
              <w:pStyle w:val="Reitur"/>
              <w:rPr>
                <w:lang w:eastAsia="is-IS"/>
              </w:rPr>
            </w:pPr>
            <w:r>
              <w:rPr>
                <w:lang w:eastAsia="is-IS"/>
              </w:rPr>
              <w:t>F</w:t>
            </w:r>
            <w:r w:rsidRPr="003B5775">
              <w:rPr>
                <w:lang w:eastAsia="is-IS"/>
              </w:rPr>
              <w:t xml:space="preserve">rádráttarregla Hares </w:t>
            </w:r>
            <w:r>
              <w:rPr>
                <w:lang w:eastAsia="is-IS"/>
              </w:rPr>
              <w:t>nær jafnframt að lágmarka þessa summu.</w:t>
            </w:r>
          </w:p>
        </w:tc>
      </w:tr>
      <w:tr w:rsidR="00F8497B" w:rsidRPr="003B5775" w14:paraId="059A7263" w14:textId="77777777" w:rsidTr="0011293E">
        <w:trPr>
          <w:trHeight w:val="315"/>
        </w:trPr>
        <w:tc>
          <w:tcPr>
            <w:tcW w:w="1980" w:type="dxa"/>
            <w:shd w:val="clear" w:color="auto" w:fill="auto"/>
            <w:noWrap/>
            <w:hideMark/>
          </w:tcPr>
          <w:p w14:paraId="11B5E431" w14:textId="77777777" w:rsidR="00F8497B" w:rsidRPr="005E2666" w:rsidRDefault="00F8497B" w:rsidP="0011293E">
            <w:pPr>
              <w:pStyle w:val="Reitur"/>
              <w:rPr>
                <w:lang w:eastAsia="is-IS"/>
              </w:rPr>
            </w:pPr>
            <w:r w:rsidRPr="005E2666">
              <w:rPr>
                <w:lang w:eastAsia="is-IS"/>
              </w:rPr>
              <w:lastRenderedPageBreak/>
              <w:t>pos. values scaled by reciprocal shares (D‘Hondt)</w:t>
            </w:r>
          </w:p>
        </w:tc>
        <w:tc>
          <w:tcPr>
            <w:tcW w:w="2410" w:type="dxa"/>
            <w:shd w:val="clear" w:color="auto" w:fill="auto"/>
            <w:noWrap/>
            <w:hideMark/>
          </w:tcPr>
          <w:p w14:paraId="09FFE5E0" w14:textId="77777777" w:rsidR="00F8497B" w:rsidRPr="003B5775" w:rsidRDefault="00F8497B" w:rsidP="0011293E">
            <w:pPr>
              <w:pStyle w:val="Reitur"/>
              <w:rPr>
                <w:lang w:eastAsia="is-IS"/>
              </w:rPr>
            </w:pPr>
            <w:r w:rsidRPr="003B5775">
              <w:rPr>
                <w:lang w:eastAsia="is-IS"/>
              </w:rPr>
              <w:t>jákvæðum gildum mismunarins</w:t>
            </w:r>
            <w:r>
              <w:rPr>
                <w:lang w:eastAsia="is-IS"/>
              </w:rPr>
              <w:t xml:space="preserve"> kvörðuðum með umhverfu sætishlutanna</w:t>
            </w:r>
          </w:p>
        </w:tc>
        <w:tc>
          <w:tcPr>
            <w:tcW w:w="1842" w:type="dxa"/>
          </w:tcPr>
          <w:p w14:paraId="39227B74" w14:textId="77777777" w:rsidR="00F8497B" w:rsidRPr="003D04E7" w:rsidRDefault="00000000" w:rsidP="0011293E">
            <w:pPr>
              <w:pStyle w:val="Reitur"/>
              <w:rPr>
                <w:lang w:eastAsia="is-IS"/>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e>
                </m:nary>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m:t>
                    </m:r>
                  </m:sup>
                </m:sSup>
              </m:oMath>
            </m:oMathPara>
          </w:p>
        </w:tc>
        <w:tc>
          <w:tcPr>
            <w:tcW w:w="3628" w:type="dxa"/>
          </w:tcPr>
          <w:p w14:paraId="7AE6DC32" w14:textId="77777777" w:rsidR="00F8497B" w:rsidRPr="003B5775" w:rsidRDefault="00F8497B" w:rsidP="0011293E">
            <w:pPr>
              <w:pStyle w:val="Reitur"/>
              <w:rPr>
                <w:lang w:eastAsia="is-IS"/>
              </w:rPr>
            </w:pPr>
            <w:r>
              <w:rPr>
                <w:lang w:eastAsia="is-IS"/>
              </w:rPr>
              <w:t>Deili</w:t>
            </w:r>
            <w:r w:rsidRPr="003B5775">
              <w:rPr>
                <w:lang w:eastAsia="is-IS"/>
              </w:rPr>
              <w:t xml:space="preserve">regla D‘Hondts </w:t>
            </w:r>
            <w:r>
              <w:rPr>
                <w:lang w:eastAsia="is-IS"/>
              </w:rPr>
              <w:t xml:space="preserve">nær lægsta </w:t>
            </w:r>
            <w:r w:rsidRPr="003B5775">
              <w:rPr>
                <w:lang w:eastAsia="is-IS"/>
              </w:rPr>
              <w:t>gildi á þessari summu.</w:t>
            </w:r>
          </w:p>
        </w:tc>
      </w:tr>
      <w:tr w:rsidR="00F8497B" w:rsidRPr="003B5775" w14:paraId="6D511BC1" w14:textId="77777777" w:rsidTr="0011293E">
        <w:trPr>
          <w:trHeight w:val="315"/>
        </w:trPr>
        <w:tc>
          <w:tcPr>
            <w:tcW w:w="1980" w:type="dxa"/>
            <w:shd w:val="clear" w:color="auto" w:fill="auto"/>
            <w:noWrap/>
          </w:tcPr>
          <w:p w14:paraId="1122FC23" w14:textId="77777777" w:rsidR="00F8497B" w:rsidRPr="005E2666" w:rsidRDefault="00F8497B" w:rsidP="0011293E">
            <w:pPr>
              <w:pStyle w:val="Reitur"/>
              <w:rPr>
                <w:lang w:eastAsia="is-IS"/>
              </w:rPr>
            </w:pPr>
            <w:r w:rsidRPr="005E2666">
              <w:rPr>
                <w:lang w:eastAsia="is-IS"/>
              </w:rPr>
              <w:t>neg. values scaled by reciprocal shares (Adams)</w:t>
            </w:r>
          </w:p>
        </w:tc>
        <w:tc>
          <w:tcPr>
            <w:tcW w:w="2410" w:type="dxa"/>
            <w:shd w:val="clear" w:color="auto" w:fill="auto"/>
            <w:noWrap/>
          </w:tcPr>
          <w:p w14:paraId="062F78BA" w14:textId="77777777" w:rsidR="00F8497B" w:rsidRPr="003B5775" w:rsidRDefault="00F8497B" w:rsidP="0011293E">
            <w:pPr>
              <w:pStyle w:val="Reitur"/>
              <w:rPr>
                <w:lang w:eastAsia="is-IS"/>
              </w:rPr>
            </w:pPr>
            <w:r>
              <w:rPr>
                <w:lang w:eastAsia="is-IS"/>
              </w:rPr>
              <w:t>nei</w:t>
            </w:r>
            <w:r w:rsidRPr="003B5775">
              <w:rPr>
                <w:lang w:eastAsia="is-IS"/>
              </w:rPr>
              <w:t>kvæðum gildum mismunarins</w:t>
            </w:r>
            <w:r>
              <w:rPr>
                <w:lang w:eastAsia="is-IS"/>
              </w:rPr>
              <w:t xml:space="preserve"> (þ.e. jákvæður mismunur sætishluta og sæta) kvörðuðum með umhverfu sætishlutanna</w:t>
            </w:r>
          </w:p>
        </w:tc>
        <w:tc>
          <w:tcPr>
            <w:tcW w:w="1842" w:type="dxa"/>
          </w:tcPr>
          <w:p w14:paraId="663718E9" w14:textId="30C96DAC" w:rsidR="00F8497B" w:rsidRPr="003D04E7" w:rsidRDefault="00000000" w:rsidP="0011293E">
            <w:pPr>
              <w:pStyle w:val="Reitur"/>
              <w:rPr>
                <w:lang w:eastAsia="is-IS"/>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ins w:id="247" w:author="Kristján Jónasson - HI" w:date="2022-06-27T13:29:00Z">
                                    <w:rPr>
                                      <w:rFonts w:ascii="Cambria Math" w:hAnsi="Cambria Math"/>
                                      <w:noProof/>
                                    </w:rPr>
                                    <m:t>h</m:t>
                                  </w:ins>
                                </m:r>
                                <m:r>
                                  <w:del w:id="248" w:author="Kristján Jónasson - HI" w:date="2022-06-27T13:29:00Z">
                                    <w:rPr>
                                      <w:rFonts w:ascii="Cambria Math" w:hAnsi="Cambria Math"/>
                                      <w:noProof/>
                                    </w:rPr>
                                    <m:t>q</m:t>
                                  </w:del>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ins w:id="249" w:author="Kristján Jónasson - HI" w:date="2022-06-27T13:29:00Z">
                                    <w:rPr>
                                      <w:rFonts w:ascii="Cambria Math" w:hAnsi="Cambria Math"/>
                                      <w:noProof/>
                                      <w:sz w:val="20"/>
                                      <w:szCs w:val="20"/>
                                    </w:rPr>
                                    <m:t>s</m:t>
                                  </w:ins>
                                </m:r>
                                <m:r>
                                  <w:del w:id="250" w:author="Kristján Jónasson - HI" w:date="2022-06-27T13:29:00Z">
                                    <w:rPr>
                                      <w:rFonts w:ascii="Cambria Math" w:hAnsi="Cambria Math"/>
                                      <w:noProof/>
                                      <w:sz w:val="20"/>
                                      <w:szCs w:val="20"/>
                                    </w:rPr>
                                    <m:t>h</m:t>
                                  </w:del>
                                </m:r>
                              </m:e>
                              <m:sub>
                                <m:r>
                                  <w:rPr>
                                    <w:rFonts w:ascii="Cambria Math" w:hAnsi="Cambria Math"/>
                                    <w:noProof/>
                                    <w:sz w:val="20"/>
                                    <w:szCs w:val="20"/>
                                  </w:rPr>
                                  <m:t>ij</m:t>
                                </m:r>
                              </m:sub>
                            </m:sSub>
                          </m:e>
                        </m:d>
                      </m:e>
                      <m:sup>
                        <m:r>
                          <m:rPr>
                            <m:sty m:val="p"/>
                          </m:rPr>
                          <w:rPr>
                            <w:rFonts w:ascii="Cambria Math" w:hAnsi="Cambria Math"/>
                            <w:noProof/>
                          </w:rPr>
                          <m:t>+</m:t>
                        </m:r>
                      </m:sup>
                    </m:sSup>
                  </m:e>
                </m:nary>
              </m:oMath>
            </m:oMathPara>
          </w:p>
        </w:tc>
        <w:tc>
          <w:tcPr>
            <w:tcW w:w="3628" w:type="dxa"/>
          </w:tcPr>
          <w:p w14:paraId="6AC39C53" w14:textId="77777777" w:rsidR="00F8497B" w:rsidRPr="003B5775" w:rsidRDefault="00F8497B" w:rsidP="0011293E">
            <w:pPr>
              <w:pStyle w:val="Reitur"/>
              <w:rPr>
                <w:lang w:eastAsia="is-IS"/>
              </w:rPr>
            </w:pPr>
            <w:r>
              <w:rPr>
                <w:lang w:eastAsia="is-IS"/>
              </w:rPr>
              <w:t>Deili</w:t>
            </w:r>
            <w:r w:rsidRPr="003B5775">
              <w:rPr>
                <w:lang w:eastAsia="is-IS"/>
              </w:rPr>
              <w:t xml:space="preserve">regla </w:t>
            </w:r>
            <w:r>
              <w:rPr>
                <w:lang w:eastAsia="is-IS"/>
              </w:rPr>
              <w:t xml:space="preserve">Adams auðkennist af því að ná lægsta gildi á þessari summu. </w:t>
            </w:r>
          </w:p>
        </w:tc>
      </w:tr>
      <w:tr w:rsidR="00F8497B" w:rsidRPr="003B5775" w14:paraId="46869268" w14:textId="77777777" w:rsidTr="0011293E">
        <w:trPr>
          <w:trHeight w:val="315"/>
        </w:trPr>
        <w:tc>
          <w:tcPr>
            <w:tcW w:w="1980" w:type="dxa"/>
            <w:shd w:val="clear" w:color="auto" w:fill="auto"/>
            <w:noWrap/>
          </w:tcPr>
          <w:p w14:paraId="5BA2A1C4" w14:textId="77777777" w:rsidR="00F8497B" w:rsidRPr="005E2666" w:rsidRDefault="00F8497B" w:rsidP="0011293E">
            <w:pPr>
              <w:pStyle w:val="Reitur"/>
              <w:rPr>
                <w:lang w:eastAsia="is-IS"/>
              </w:rPr>
            </w:pPr>
            <w:r>
              <w:rPr>
                <w:lang w:eastAsia="is-IS"/>
              </w:rPr>
              <w:t>absolute</w:t>
            </w:r>
            <w:r w:rsidRPr="005E2666">
              <w:rPr>
                <w:lang w:eastAsia="is-IS"/>
              </w:rPr>
              <w:t xml:space="preserve"> values scaled by reciprocal shares (Sainte-Laguë)</w:t>
            </w:r>
          </w:p>
        </w:tc>
        <w:tc>
          <w:tcPr>
            <w:tcW w:w="2410" w:type="dxa"/>
            <w:shd w:val="clear" w:color="auto" w:fill="auto"/>
            <w:noWrap/>
          </w:tcPr>
          <w:p w14:paraId="0924B05A" w14:textId="77777777" w:rsidR="00F8497B" w:rsidRPr="003B5775" w:rsidRDefault="00F8497B" w:rsidP="0011293E">
            <w:pPr>
              <w:pStyle w:val="Reitur"/>
              <w:rPr>
                <w:lang w:eastAsia="is-IS"/>
              </w:rPr>
            </w:pPr>
            <w:r>
              <w:rPr>
                <w:lang w:eastAsia="is-IS"/>
              </w:rPr>
              <w:t>algildi</w:t>
            </w:r>
            <w:r w:rsidRPr="003B5775">
              <w:rPr>
                <w:lang w:eastAsia="is-IS"/>
              </w:rPr>
              <w:t xml:space="preserve"> mismunarins</w:t>
            </w:r>
            <w:r>
              <w:rPr>
                <w:lang w:eastAsia="is-IS"/>
              </w:rPr>
              <w:t xml:space="preserve"> kvarðað með umhverfu sætishlutanna</w:t>
            </w:r>
          </w:p>
        </w:tc>
        <w:tc>
          <w:tcPr>
            <w:tcW w:w="1842" w:type="dxa"/>
          </w:tcPr>
          <w:p w14:paraId="5F8E1F7F" w14:textId="77777777" w:rsidR="00F8497B" w:rsidRPr="003D04E7" w:rsidRDefault="00000000" w:rsidP="0011293E">
            <w:pPr>
              <w:pStyle w:val="Reitur"/>
              <w:rPr>
                <w:lang w:eastAsia="is-IS"/>
              </w:rPr>
            </w:pPr>
            <m:oMathPara>
              <m:oMath>
                <m:nary>
                  <m:naryPr>
                    <m:chr m:val="∑"/>
                    <m:supHide m:val="1"/>
                    <m:ctrlPr>
                      <w:rPr>
                        <w:rFonts w:ascii="Cambria Math" w:hAnsi="Cambria Math"/>
                        <w:lang w:eastAsia="is-IS"/>
                      </w:rPr>
                    </m:ctrlPr>
                  </m:naryPr>
                  <m:sub>
                    <m:r>
                      <w:rPr>
                        <w:rFonts w:ascii="Cambria Math" w:hAnsi="Cambria Math"/>
                        <w:lang w:eastAsia="is-IS"/>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d>
                      <m:dPr>
                        <m:begChr m:val="|"/>
                        <m:endChr m:val="|"/>
                        <m:ctrlPr>
                          <w:rPr>
                            <w:rFonts w:ascii="Cambria Math" w:hAnsi="Cambria Math"/>
                            <w:lang w:eastAsia="is-IS"/>
                          </w:rPr>
                        </m:ctrlPr>
                      </m:dPr>
                      <m:e>
                        <m:sSub>
                          <m:sSubPr>
                            <m:ctrlPr>
                              <w:rPr>
                                <w:rFonts w:ascii="Cambria Math" w:hAnsi="Cambria Math"/>
                                <w:lang w:eastAsia="is-IS"/>
                              </w:rPr>
                            </m:ctrlPr>
                          </m:sSubPr>
                          <m:e>
                            <m:r>
                              <w:rPr>
                                <w:rFonts w:ascii="Cambria Math" w:hAnsi="Cambria Math"/>
                                <w:lang w:eastAsia="is-IS"/>
                              </w:rPr>
                              <m:t>s</m:t>
                            </m:r>
                          </m:e>
                          <m:sub>
                            <m:r>
                              <w:rPr>
                                <w:rFonts w:ascii="Cambria Math" w:hAnsi="Cambria Math"/>
                                <w:lang w:eastAsia="is-IS"/>
                              </w:rPr>
                              <m:t>ij</m:t>
                            </m:r>
                          </m:sub>
                        </m:sSub>
                        <m:r>
                          <m:rPr>
                            <m:sty m:val="p"/>
                          </m:rPr>
                          <w:rPr>
                            <w:rFonts w:ascii="Cambria Math" w:hAnsi="Cambria Math"/>
                            <w:lang w:eastAsia="is-IS"/>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nary>
              </m:oMath>
            </m:oMathPara>
          </w:p>
        </w:tc>
        <w:tc>
          <w:tcPr>
            <w:tcW w:w="3628" w:type="dxa"/>
          </w:tcPr>
          <w:p w14:paraId="6A5B2AD1" w14:textId="77777777" w:rsidR="00F8497B" w:rsidRPr="003B5775" w:rsidRDefault="00F8497B" w:rsidP="0011293E">
            <w:pPr>
              <w:pStyle w:val="Reitur"/>
              <w:rPr>
                <w:lang w:eastAsia="is-IS"/>
              </w:rPr>
            </w:pPr>
            <w:r>
              <w:rPr>
                <w:lang w:eastAsia="is-IS"/>
              </w:rPr>
              <w:t>Deili</w:t>
            </w:r>
            <w:r w:rsidRPr="003B5775">
              <w:rPr>
                <w:lang w:eastAsia="is-IS"/>
              </w:rPr>
              <w:t xml:space="preserve">regla </w:t>
            </w:r>
            <w:r w:rsidRPr="00CC3173">
              <w:rPr>
                <w:lang w:eastAsia="is-IS"/>
              </w:rPr>
              <w:t>Sainte-Laguë</w:t>
            </w:r>
            <w:r>
              <w:rPr>
                <w:lang w:eastAsia="is-IS"/>
              </w:rPr>
              <w:t>s</w:t>
            </w:r>
            <w:r w:rsidRPr="00CC3173">
              <w:rPr>
                <w:lang w:eastAsia="is-IS"/>
              </w:rPr>
              <w:t xml:space="preserve"> </w:t>
            </w:r>
            <w:r>
              <w:rPr>
                <w:lang w:eastAsia="is-IS"/>
              </w:rPr>
              <w:t xml:space="preserve">nær lægsta </w:t>
            </w:r>
            <w:r w:rsidRPr="003B5775">
              <w:rPr>
                <w:lang w:eastAsia="is-IS"/>
              </w:rPr>
              <w:t>gildi á þessari summu.</w:t>
            </w:r>
          </w:p>
        </w:tc>
      </w:tr>
      <w:tr w:rsidR="00F8497B" w:rsidRPr="003B5775" w14:paraId="0AF950B6" w14:textId="77777777" w:rsidTr="0011293E">
        <w:trPr>
          <w:trHeight w:val="315"/>
        </w:trPr>
        <w:tc>
          <w:tcPr>
            <w:tcW w:w="1980" w:type="dxa"/>
            <w:shd w:val="clear" w:color="auto" w:fill="auto"/>
            <w:noWrap/>
          </w:tcPr>
          <w:p w14:paraId="33AB6AA3" w14:textId="77777777" w:rsidR="00F8497B" w:rsidRPr="005E2666" w:rsidRDefault="00F8497B" w:rsidP="0011293E">
            <w:pPr>
              <w:pStyle w:val="Reitur"/>
              <w:rPr>
                <w:lang w:eastAsia="is-IS"/>
              </w:rPr>
            </w:pPr>
            <w:r w:rsidRPr="005E2666">
              <w:rPr>
                <w:lang w:eastAsia="is-IS"/>
              </w:rPr>
              <w:t>squared values scaled by reciprocal shares (Sainte-Laguë)</w:t>
            </w:r>
          </w:p>
        </w:tc>
        <w:tc>
          <w:tcPr>
            <w:tcW w:w="2410" w:type="dxa"/>
            <w:shd w:val="clear" w:color="auto" w:fill="auto"/>
            <w:noWrap/>
          </w:tcPr>
          <w:p w14:paraId="5226B44C" w14:textId="77777777" w:rsidR="00F8497B" w:rsidRPr="003B5775" w:rsidRDefault="00F8497B" w:rsidP="0011293E">
            <w:pPr>
              <w:pStyle w:val="Reitur"/>
              <w:rPr>
                <w:lang w:eastAsia="is-IS"/>
              </w:rPr>
            </w:pPr>
            <w:r w:rsidRPr="003B5775">
              <w:rPr>
                <w:lang w:eastAsia="is-IS"/>
              </w:rPr>
              <w:t>kvaðrötum mismunatalnanna</w:t>
            </w:r>
            <w:r>
              <w:rPr>
                <w:lang w:eastAsia="is-IS"/>
              </w:rPr>
              <w:t xml:space="preserve"> kvörðuð með umhverfu sætishluta</w:t>
            </w:r>
          </w:p>
        </w:tc>
        <w:tc>
          <w:tcPr>
            <w:tcW w:w="1842" w:type="dxa"/>
          </w:tcPr>
          <w:p w14:paraId="31DFB395" w14:textId="77777777" w:rsidR="00F8497B" w:rsidRDefault="00000000" w:rsidP="0011293E">
            <w:pPr>
              <w:pStyle w:val="Reitur"/>
              <w:rPr>
                <w:rFonts w:ascii="Calibri" w:hAnsi="Calibri"/>
                <w:noProof/>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e>
                </m:nary>
              </m:oMath>
            </m:oMathPara>
          </w:p>
        </w:tc>
        <w:tc>
          <w:tcPr>
            <w:tcW w:w="3628" w:type="dxa"/>
          </w:tcPr>
          <w:p w14:paraId="6DF92B26" w14:textId="77777777" w:rsidR="00F8497B" w:rsidRPr="003B5775" w:rsidRDefault="00F8497B" w:rsidP="0011293E">
            <w:pPr>
              <w:pStyle w:val="Reitur"/>
              <w:rPr>
                <w:lang w:eastAsia="is-IS"/>
              </w:rPr>
            </w:pPr>
            <w:r>
              <w:rPr>
                <w:lang w:eastAsia="is-IS"/>
              </w:rPr>
              <w:t>Deili</w:t>
            </w:r>
            <w:r w:rsidRPr="003B5775">
              <w:rPr>
                <w:lang w:eastAsia="is-IS"/>
              </w:rPr>
              <w:t xml:space="preserve">regla </w:t>
            </w:r>
            <w:r w:rsidRPr="00CC3173">
              <w:rPr>
                <w:lang w:eastAsia="is-IS"/>
              </w:rPr>
              <w:t>Sainte-Laguë</w:t>
            </w:r>
            <w:r>
              <w:rPr>
                <w:lang w:eastAsia="is-IS"/>
              </w:rPr>
              <w:t>s</w:t>
            </w:r>
            <w:r w:rsidRPr="00CC3173">
              <w:rPr>
                <w:lang w:eastAsia="is-IS"/>
              </w:rPr>
              <w:t xml:space="preserve"> </w:t>
            </w:r>
            <w:r>
              <w:rPr>
                <w:lang w:eastAsia="is-IS"/>
              </w:rPr>
              <w:t xml:space="preserve">nær lægsta </w:t>
            </w:r>
            <w:r w:rsidRPr="003B5775">
              <w:rPr>
                <w:lang w:eastAsia="is-IS"/>
              </w:rPr>
              <w:t xml:space="preserve">gildi á þessari summu. </w:t>
            </w:r>
          </w:p>
        </w:tc>
      </w:tr>
      <w:tr w:rsidR="00F8497B" w:rsidRPr="003B5775" w14:paraId="140D379A" w14:textId="77777777" w:rsidTr="0011293E">
        <w:trPr>
          <w:trHeight w:val="315"/>
        </w:trPr>
        <w:tc>
          <w:tcPr>
            <w:tcW w:w="1980" w:type="dxa"/>
            <w:shd w:val="clear" w:color="auto" w:fill="auto"/>
            <w:noWrap/>
          </w:tcPr>
          <w:p w14:paraId="199A0BFE" w14:textId="77777777" w:rsidR="00F8497B" w:rsidRPr="005E2666" w:rsidRDefault="00F8497B" w:rsidP="0011293E">
            <w:pPr>
              <w:pStyle w:val="Reitur"/>
              <w:rPr>
                <w:lang w:eastAsia="is-IS"/>
              </w:rPr>
            </w:pPr>
            <w:r w:rsidRPr="005E2666">
              <w:rPr>
                <w:lang w:eastAsia="is-IS"/>
              </w:rPr>
              <w:t>squared values scaled by reciprocal seats (Hill-Huntington)</w:t>
            </w:r>
          </w:p>
        </w:tc>
        <w:tc>
          <w:tcPr>
            <w:tcW w:w="2410" w:type="dxa"/>
            <w:shd w:val="clear" w:color="auto" w:fill="auto"/>
            <w:noWrap/>
          </w:tcPr>
          <w:p w14:paraId="45CAD9C1" w14:textId="77777777" w:rsidR="00F8497B" w:rsidRPr="003B5775" w:rsidRDefault="00F8497B" w:rsidP="0011293E">
            <w:pPr>
              <w:pStyle w:val="Reitur"/>
              <w:rPr>
                <w:lang w:eastAsia="is-IS"/>
              </w:rPr>
            </w:pPr>
            <w:r w:rsidRPr="003B5775">
              <w:rPr>
                <w:lang w:eastAsia="is-IS"/>
              </w:rPr>
              <w:t>kvaðrötum mismunatalnanna</w:t>
            </w:r>
            <w:r>
              <w:rPr>
                <w:lang w:eastAsia="is-IS"/>
              </w:rPr>
              <w:t xml:space="preserve"> kvörðuð með umhverfu talna úthlutaðra sæta. </w:t>
            </w:r>
          </w:p>
        </w:tc>
        <w:tc>
          <w:tcPr>
            <w:tcW w:w="1842" w:type="dxa"/>
          </w:tcPr>
          <w:p w14:paraId="121089B9" w14:textId="77777777" w:rsidR="00F8497B" w:rsidRDefault="00000000" w:rsidP="0011293E">
            <w:pPr>
              <w:pStyle w:val="Reitur"/>
              <w:rPr>
                <w:rFonts w:ascii="Calibri" w:hAnsi="Calibri"/>
                <w:noProof/>
              </w:rPr>
            </w:pPr>
            <m:oMathPara>
              <m:oMath>
                <m:nary>
                  <m:naryPr>
                    <m:chr m:val="∑"/>
                    <m:supHide m:val="1"/>
                    <m:ctrlPr>
                      <w:rPr>
                        <w:rFonts w:ascii="Cambria Math" w:hAnsi="Cambria Math"/>
                        <w:iCs/>
                        <w:noProof/>
                      </w:rPr>
                    </m:ctrlPr>
                  </m:naryPr>
                  <m:sub>
                    <m:r>
                      <w:rPr>
                        <w:rFonts w:ascii="Cambria Math" w:hAnsi="Cambria Math"/>
                        <w:noProof/>
                      </w:rPr>
                      <m:t>ij</m:t>
                    </m:r>
                    <m:ctrlPr>
                      <w:rPr>
                        <w:rFonts w:ascii="Cambria Math" w:hAnsi="Cambria Math"/>
                        <w:noProof/>
                      </w:rPr>
                    </m:ctrlPr>
                  </m:sub>
                  <m:sup>
                    <m:ctrlPr>
                      <w:rPr>
                        <w:rFonts w:ascii="Cambria Math" w:hAnsi="Cambria Math"/>
                        <w:noProof/>
                      </w:rPr>
                    </m:ctrlPr>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ctrlPr>
                      <w:rPr>
                        <w:rFonts w:ascii="Cambria Math" w:hAnsi="Cambria Math"/>
                        <w:noProof/>
                      </w:rPr>
                    </m:ctrlPr>
                  </m:e>
                </m:nary>
              </m:oMath>
            </m:oMathPara>
          </w:p>
        </w:tc>
        <w:tc>
          <w:tcPr>
            <w:tcW w:w="3628" w:type="dxa"/>
          </w:tcPr>
          <w:p w14:paraId="1F80320F" w14:textId="77777777" w:rsidR="00F8497B" w:rsidRPr="003B5775" w:rsidRDefault="00F8497B" w:rsidP="0011293E">
            <w:pPr>
              <w:pStyle w:val="Reitur"/>
              <w:rPr>
                <w:lang w:eastAsia="is-IS"/>
              </w:rPr>
            </w:pPr>
            <w:r>
              <w:rPr>
                <w:lang w:eastAsia="is-IS"/>
              </w:rPr>
              <w:t>Deili</w:t>
            </w:r>
            <w:r w:rsidRPr="003B5775">
              <w:rPr>
                <w:lang w:eastAsia="is-IS"/>
              </w:rPr>
              <w:t xml:space="preserve">regla </w:t>
            </w:r>
            <w:r w:rsidRPr="00227786">
              <w:rPr>
                <w:lang w:eastAsia="is-IS"/>
              </w:rPr>
              <w:t>Hill-Huntington</w:t>
            </w:r>
            <w:r>
              <w:rPr>
                <w:lang w:eastAsia="is-IS"/>
              </w:rPr>
              <w:t xml:space="preserve"> nær lægsta </w:t>
            </w:r>
            <w:r w:rsidRPr="003B5775">
              <w:rPr>
                <w:lang w:eastAsia="is-IS"/>
              </w:rPr>
              <w:t>gildi á þessari summu</w:t>
            </w:r>
            <w:r>
              <w:rPr>
                <w:lang w:eastAsia="is-IS"/>
              </w:rPr>
              <w:t xml:space="preserve">, </w:t>
            </w:r>
            <w:r w:rsidRPr="001B588C">
              <w:rPr>
                <w:highlight w:val="yellow"/>
                <w:lang w:eastAsia="is-IS"/>
              </w:rPr>
              <w:t>að því gefnu að hvert framboð fái a.m.k. eitt sæti.</w:t>
            </w:r>
          </w:p>
        </w:tc>
      </w:tr>
    </w:tbl>
    <w:p w14:paraId="5A1AD3BA" w14:textId="77777777" w:rsidR="00F8497B" w:rsidRDefault="00F8497B" w:rsidP="00F8497B"/>
    <w:p w14:paraId="52397D08" w14:textId="77777777" w:rsidR="00F8497B" w:rsidRDefault="00F8497B" w:rsidP="00F8497B">
      <w:pPr>
        <w:pStyle w:val="Texti"/>
      </w:pPr>
      <w:r>
        <w:t xml:space="preserve">Summurnar eru yfir alla lista sem fá einhver atkvæði, þ.e. ef  </w:t>
      </w:r>
      <m:oMath>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r>
          <w:rPr>
            <w:rFonts w:ascii="Cambria Math" w:hAnsi="Cambria Math"/>
            <w:noProof/>
            <w:sz w:val="20"/>
            <w:szCs w:val="20"/>
          </w:rPr>
          <m:t>&gt;0</m:t>
        </m:r>
      </m:oMath>
      <w:r>
        <w:rPr>
          <w:sz w:val="20"/>
          <w:szCs w:val="20"/>
        </w:rPr>
        <w:t xml:space="preserve">. </w:t>
      </w:r>
      <w:r w:rsidRPr="00FF47EA">
        <w:t xml:space="preserve">Þá merkir </w:t>
      </w:r>
      <m:oMath>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m:t>
            </m:r>
          </m:sup>
        </m:sSup>
        <m:r>
          <m:rPr>
            <m:sty m:val="p"/>
          </m:rPr>
          <w:rPr>
            <w:rFonts w:ascii="Cambria Math" w:hAnsi="Cambria Math"/>
          </w:rPr>
          <m:t>=</m:t>
        </m:r>
        <m:r>
          <w:rPr>
            <w:rFonts w:ascii="Cambria Math" w:hAnsi="Cambria Math"/>
          </w:rPr>
          <m:t>x</m:t>
        </m:r>
      </m:oMath>
      <w:r w:rsidRPr="00FF47EA">
        <w:t xml:space="preserve"> ef </w:t>
      </w:r>
      <m:oMath>
        <m:r>
          <w:rPr>
            <w:rFonts w:ascii="Cambria Math" w:hAnsi="Cambria Math"/>
          </w:rPr>
          <m:t>x</m:t>
        </m:r>
        <m:r>
          <m:rPr>
            <m:sty m:val="p"/>
          </m:rPr>
          <w:rPr>
            <w:rFonts w:ascii="Cambria Math" w:hAnsi="Cambria Math"/>
          </w:rPr>
          <m:t>&gt;= 0</m:t>
        </m:r>
      </m:oMath>
      <w:r w:rsidRPr="00FF47EA">
        <w:t xml:space="preserve"> en </w:t>
      </w:r>
      <m:oMath>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m:t>
            </m:r>
          </m:sup>
        </m:sSup>
        <m:r>
          <m:rPr>
            <m:sty m:val="p"/>
          </m:rPr>
          <w:rPr>
            <w:rFonts w:ascii="Cambria Math" w:hAnsi="Cambria Math"/>
          </w:rPr>
          <m:t>=0</m:t>
        </m:r>
      </m:oMath>
      <w:r w:rsidRPr="00FF47EA">
        <w:t xml:space="preserve"> ef </w:t>
      </w:r>
      <m:oMath>
        <m:r>
          <m:rPr>
            <m:sty m:val="p"/>
          </m:rPr>
          <w:rPr>
            <w:rFonts w:ascii="Cambria Math" w:hAnsi="Cambria Math"/>
          </w:rPr>
          <m:t>x&lt;0</m:t>
        </m:r>
      </m:oMath>
      <w:r w:rsidRPr="00FF47EA">
        <w:t xml:space="preserve">. </w:t>
      </w:r>
    </w:p>
    <w:p w14:paraId="027E7C6B" w14:textId="77777777" w:rsidR="00F8497B" w:rsidRPr="00FF47EA" w:rsidRDefault="00F8497B" w:rsidP="00F8497B">
      <w:pPr>
        <w:pStyle w:val="Texti"/>
      </w:pPr>
      <w:r w:rsidRPr="001B588C">
        <w:rPr>
          <w:highlight w:val="yellow"/>
        </w:rPr>
        <w:t xml:space="preserve">Í síðast nefnda mælikvarðanum – þeim sem kenndur er við </w:t>
      </w:r>
      <w:r w:rsidRPr="001B588C">
        <w:rPr>
          <w:highlight w:val="yellow"/>
          <w:lang w:eastAsia="is-IS"/>
        </w:rPr>
        <w:t>Hill-Huntington – er brotinu</w:t>
      </w:r>
      <m:oMath>
        <m:r>
          <w:rPr>
            <w:rFonts w:ascii="Cambria Math" w:hAnsi="Cambria Math"/>
            <w:highlight w:val="yellow"/>
            <w:lang w:eastAsia="is-IS"/>
          </w:rPr>
          <m:t xml:space="preserve"> </m:t>
        </m:r>
        <m:f>
          <m:fPr>
            <m:ctrlPr>
              <w:rPr>
                <w:rFonts w:ascii="Cambria Math" w:hAnsi="Cambria Math"/>
                <w:noProof/>
                <w:highlight w:val="yellow"/>
              </w:rPr>
            </m:ctrlPr>
          </m:fPr>
          <m:num>
            <m:r>
              <m:rPr>
                <m:sty m:val="p"/>
              </m:rPr>
              <w:rPr>
                <w:rFonts w:ascii="Cambria Math" w:hAnsi="Cambria Math"/>
                <w:noProof/>
                <w:highlight w:val="yellow"/>
              </w:rPr>
              <m:t>1</m:t>
            </m:r>
          </m:num>
          <m:den>
            <m:sSub>
              <m:sSubPr>
                <m:ctrlPr>
                  <w:rPr>
                    <w:rFonts w:ascii="Cambria Math" w:hAnsi="Cambria Math"/>
                    <w:noProof/>
                    <w:highlight w:val="yellow"/>
                  </w:rPr>
                </m:ctrlPr>
              </m:sSubPr>
              <m:e>
                <m:r>
                  <w:rPr>
                    <w:rFonts w:ascii="Cambria Math" w:hAnsi="Cambria Math"/>
                    <w:noProof/>
                    <w:highlight w:val="yellow"/>
                  </w:rPr>
                  <m:t>s</m:t>
                </m:r>
              </m:e>
              <m:sub>
                <m:r>
                  <w:rPr>
                    <w:rFonts w:ascii="Cambria Math" w:hAnsi="Cambria Math"/>
                    <w:noProof/>
                    <w:highlight w:val="yellow"/>
                  </w:rPr>
                  <m:t>ij</m:t>
                </m:r>
              </m:sub>
            </m:sSub>
          </m:den>
        </m:f>
      </m:oMath>
      <w:r w:rsidRPr="001B588C">
        <w:rPr>
          <w:highlight w:val="yellow"/>
          <w:lang w:eastAsia="is-IS"/>
        </w:rPr>
        <w:t xml:space="preserve"> breytt í </w:t>
      </w:r>
      <m:oMath>
        <m:f>
          <m:fPr>
            <m:ctrlPr>
              <w:rPr>
                <w:rFonts w:ascii="Cambria Math" w:hAnsi="Cambria Math"/>
                <w:noProof/>
                <w:highlight w:val="yellow"/>
              </w:rPr>
            </m:ctrlPr>
          </m:fPr>
          <m:num>
            <m:r>
              <m:rPr>
                <m:sty m:val="p"/>
              </m:rPr>
              <w:rPr>
                <w:rFonts w:ascii="Cambria Math" w:hAnsi="Cambria Math"/>
                <w:noProof/>
                <w:highlight w:val="yellow"/>
              </w:rPr>
              <m:t>1</m:t>
            </m:r>
          </m:num>
          <m:den>
            <m:r>
              <w:rPr>
                <w:rFonts w:ascii="Cambria Math" w:hAnsi="Cambria Math"/>
                <w:noProof/>
                <w:highlight w:val="yellow"/>
              </w:rPr>
              <m:t>1</m:t>
            </m:r>
          </m:den>
        </m:f>
      </m:oMath>
      <w:r w:rsidRPr="001B588C">
        <w:rPr>
          <w:rFonts w:eastAsiaTheme="minorEastAsia"/>
          <w:highlight w:val="yellow"/>
        </w:rPr>
        <w:t xml:space="preserve"> þegar </w:t>
      </w:r>
      <m:oMath>
        <m:sSub>
          <m:sSubPr>
            <m:ctrlPr>
              <w:rPr>
                <w:rFonts w:ascii="Cambria Math" w:hAnsi="Cambria Math"/>
                <w:noProof/>
                <w:highlight w:val="yellow"/>
              </w:rPr>
            </m:ctrlPr>
          </m:sSubPr>
          <m:e>
            <m:r>
              <w:rPr>
                <w:rFonts w:ascii="Cambria Math" w:hAnsi="Cambria Math"/>
                <w:noProof/>
                <w:highlight w:val="yellow"/>
              </w:rPr>
              <m:t>s</m:t>
            </m:r>
          </m:e>
          <m:sub>
            <m:r>
              <w:rPr>
                <w:rFonts w:ascii="Cambria Math" w:hAnsi="Cambria Math"/>
                <w:noProof/>
                <w:highlight w:val="yellow"/>
              </w:rPr>
              <m:t>ij</m:t>
            </m:r>
          </m:sub>
        </m:sSub>
        <m:r>
          <m:rPr>
            <m:sty m:val="p"/>
          </m:rPr>
          <w:rPr>
            <w:rFonts w:ascii="Cambria Math" w:hAnsi="Cambria Math"/>
            <w:noProof/>
            <w:highlight w:val="yellow"/>
          </w:rPr>
          <m:t>=0</m:t>
        </m:r>
      </m:oMath>
      <w:r w:rsidRPr="001B588C">
        <w:rPr>
          <w:rFonts w:eastAsiaTheme="minorEastAsia"/>
          <w:highlight w:val="yellow"/>
        </w:rPr>
        <w:t>.  Þessi mælikvarði er því vafasamur til notkunar sem samanburðar milli aðferða, nema tryggt sé að allir listar</w:t>
      </w:r>
      <w:r>
        <w:rPr>
          <w:rFonts w:eastAsiaTheme="minorEastAsia"/>
          <w:highlight w:val="yellow"/>
        </w:rPr>
        <w:t xml:space="preserve"> </w:t>
      </w:r>
      <w:r w:rsidRPr="001B588C">
        <w:rPr>
          <w:rFonts w:eastAsiaTheme="minorEastAsia"/>
          <w:highlight w:val="yellow"/>
        </w:rPr>
        <w:t>hljóti sæti.</w:t>
      </w:r>
    </w:p>
    <w:p w14:paraId="4977C68C" w14:textId="77777777" w:rsidR="00F8497B" w:rsidRPr="00FF47EA" w:rsidRDefault="00F8497B" w:rsidP="00F8497B">
      <w:pPr>
        <w:pStyle w:val="Texti"/>
      </w:pPr>
      <w:r w:rsidRPr="00FF47EA">
        <w:t>Gildin sem fást með þessum mælikvörðum ættu að vera sem lægst</w:t>
      </w:r>
      <w:r>
        <w:t>. Því lægir gildi þeim mun nær er aðferðin því að deila sætunum hlutfallslega rétt út til listanna.</w:t>
      </w:r>
    </w:p>
    <w:p w14:paraId="1308D31D" w14:textId="77777777" w:rsidR="00F8497B" w:rsidRDefault="00F8497B" w:rsidP="00F8497B">
      <w:pPr>
        <w:pStyle w:val="Texti"/>
      </w:pPr>
      <w:r w:rsidRPr="00782FF2">
        <w:t>Útkoma úr Aldarkosningunni (með 5000 hermunum) sýnir þetta fyrir tvö af kosningakerfunum:</w:t>
      </w:r>
    </w:p>
    <w:p w14:paraId="5497B961" w14:textId="77777777" w:rsidR="00F8497B" w:rsidRPr="00782FF2" w:rsidRDefault="00F8497B" w:rsidP="00F8497B">
      <w:pPr>
        <w:pStyle w:val="Texti"/>
      </w:pPr>
    </w:p>
    <w:p w14:paraId="5BAFA0C5" w14:textId="77777777" w:rsidR="00F8497B" w:rsidRDefault="00F8497B" w:rsidP="00F8497B">
      <w:pPr>
        <w:pStyle w:val="Texti"/>
      </w:pPr>
      <w:r>
        <w:rPr>
          <w:noProof/>
        </w:rPr>
        <w:drawing>
          <wp:inline distT="0" distB="0" distL="0" distR="0" wp14:anchorId="6F8C195B" wp14:editId="6CB5A886">
            <wp:extent cx="5759450" cy="1078230"/>
            <wp:effectExtent l="0" t="0" r="0" b="762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7"/>
                    <a:stretch>
                      <a:fillRect/>
                    </a:stretch>
                  </pic:blipFill>
                  <pic:spPr>
                    <a:xfrm>
                      <a:off x="0" y="0"/>
                      <a:ext cx="5759450" cy="1078230"/>
                    </a:xfrm>
                    <a:prstGeom prst="rect">
                      <a:avLst/>
                    </a:prstGeom>
                  </pic:spPr>
                </pic:pic>
              </a:graphicData>
            </a:graphic>
          </wp:inline>
        </w:drawing>
      </w:r>
    </w:p>
    <w:p w14:paraId="7BB779EF" w14:textId="77777777" w:rsidR="00F8497B" w:rsidRDefault="00F8497B" w:rsidP="00F8497B">
      <w:pPr>
        <w:pStyle w:val="Texti"/>
      </w:pPr>
      <w:r w:rsidRPr="009C1B5F">
        <w:rPr>
          <w:highlight w:val="yellow"/>
        </w:rPr>
        <w:t>(breytist)</w:t>
      </w:r>
    </w:p>
    <w:p w14:paraId="48CDB3E5" w14:textId="77777777" w:rsidR="00F8497B" w:rsidRDefault="00F8497B" w:rsidP="00F8497B">
      <w:pPr>
        <w:pStyle w:val="Reitur"/>
        <w:rPr>
          <w:rFonts w:eastAsiaTheme="minorEastAsia"/>
          <w:sz w:val="20"/>
          <w:szCs w:val="20"/>
        </w:rPr>
      </w:pPr>
      <w:r>
        <w:rPr>
          <w:rFonts w:eastAsiaTheme="minorEastAsia"/>
          <w:sz w:val="20"/>
          <w:szCs w:val="20"/>
        </w:rPr>
        <w:t>Hér má margt lesa, einkum það að „besta“ aðferðin (OptimalDivisor)  gefur að meðaltali ávallt lægri gildi og er því nær því að ná hlutfallslega réttri heildarútdeilingu sæta en íslensku lögin (IceLaw).</w:t>
      </w:r>
    </w:p>
    <w:p w14:paraId="167B2B97" w14:textId="77777777" w:rsidR="00F8497B" w:rsidRDefault="00F8497B" w:rsidP="00F8497B">
      <w:pPr>
        <w:pStyle w:val="Reitur"/>
        <w:rPr>
          <w:rFonts w:eastAsiaTheme="minorEastAsia"/>
          <w:sz w:val="20"/>
          <w:szCs w:val="20"/>
        </w:rPr>
      </w:pPr>
      <w:r>
        <w:rPr>
          <w:rFonts w:eastAsiaTheme="minorEastAsia"/>
          <w:sz w:val="20"/>
          <w:szCs w:val="20"/>
        </w:rPr>
        <w:t>Sama er upp á teningnum ef miðað er við lágmarks- og hámarksgildi (Minimum, Maximum). Staðalfrávikin (Std.Dev.) undirstrika niðurstöðuna.</w:t>
      </w:r>
    </w:p>
    <w:p w14:paraId="0E43F9B4" w14:textId="77777777" w:rsidR="00F8497B" w:rsidRDefault="00F8497B" w:rsidP="00F8497B">
      <w:pPr>
        <w:pStyle w:val="Heading2"/>
        <w:rPr>
          <w:lang w:eastAsia="is-IS"/>
        </w:rPr>
      </w:pPr>
      <w:bookmarkStart w:id="251" w:name="_Toc105511139"/>
      <w:r w:rsidRPr="0011536B">
        <w:t>Specific quality indices for seat allocations:</w:t>
      </w:r>
      <w:r>
        <w:t xml:space="preserve"> </w:t>
      </w:r>
      <w:r w:rsidRPr="003B5775">
        <w:rPr>
          <w:lang w:eastAsia="is-IS"/>
        </w:rPr>
        <w:t>Sértækir gæðavísar sætaúthlutunar</w:t>
      </w:r>
      <w:bookmarkEnd w:id="251"/>
    </w:p>
    <w:p w14:paraId="60CF2A8E" w14:textId="77777777" w:rsidR="00F8497B" w:rsidRDefault="00F8497B" w:rsidP="00F8497B">
      <w:pPr>
        <w:pStyle w:val="Texti"/>
        <w:rPr>
          <w:noProof/>
        </w:rPr>
      </w:pPr>
      <w:r>
        <w:rPr>
          <w:lang w:eastAsia="is-IS"/>
        </w:rPr>
        <w:t>Þessi bálkur sýnir sitt lítið af hverju, en áhugavert þó:</w:t>
      </w:r>
    </w:p>
    <w:p w14:paraId="06A08453" w14:textId="77777777" w:rsidR="00F8497B" w:rsidRPr="00AD0C56" w:rsidRDefault="00F8497B" w:rsidP="00F8497B">
      <w:pPr>
        <w:pStyle w:val="Texti"/>
        <w:rPr>
          <w:lang w:eastAsia="is-IS"/>
        </w:rPr>
      </w:pPr>
      <w:r>
        <w:rPr>
          <w:noProof/>
        </w:rPr>
        <w:drawing>
          <wp:inline distT="0" distB="0" distL="0" distR="0" wp14:anchorId="100F0F40" wp14:editId="2CC8B363">
            <wp:extent cx="5676405" cy="806713"/>
            <wp:effectExtent l="0" t="0" r="635"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48"/>
                    <a:stretch>
                      <a:fillRect/>
                    </a:stretch>
                  </pic:blipFill>
                  <pic:spPr>
                    <a:xfrm>
                      <a:off x="0" y="0"/>
                      <a:ext cx="5689673" cy="808599"/>
                    </a:xfrm>
                    <a:prstGeom prst="rect">
                      <a:avLst/>
                    </a:prstGeom>
                  </pic:spPr>
                </pic:pic>
              </a:graphicData>
            </a:graphic>
          </wp:inline>
        </w:drawing>
      </w:r>
    </w:p>
    <w:p w14:paraId="5701057F" w14:textId="77777777" w:rsidR="00F8497B" w:rsidRDefault="00F8497B" w:rsidP="00F8497B">
      <w:pPr>
        <w:pStyle w:val="Texti"/>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47"/>
        <w:gridCol w:w="2551"/>
        <w:gridCol w:w="3828"/>
      </w:tblGrid>
      <w:tr w:rsidR="00F8497B" w:rsidRPr="003B5775" w14:paraId="314EC8FE" w14:textId="77777777" w:rsidTr="0011293E">
        <w:trPr>
          <w:trHeight w:val="315"/>
        </w:trPr>
        <w:tc>
          <w:tcPr>
            <w:tcW w:w="2547" w:type="dxa"/>
            <w:shd w:val="clear" w:color="auto" w:fill="auto"/>
            <w:noWrap/>
          </w:tcPr>
          <w:p w14:paraId="5D3CAC75" w14:textId="77777777" w:rsidR="00F8497B" w:rsidRPr="003B5775" w:rsidRDefault="00F8497B" w:rsidP="0011293E">
            <w:pPr>
              <w:pStyle w:val="Feitreitur"/>
              <w:rPr>
                <w:i/>
                <w:iCs/>
                <w:lang w:eastAsia="is-IS"/>
              </w:rPr>
            </w:pPr>
            <w:r w:rsidRPr="003B5775">
              <w:rPr>
                <w:shd w:val="clear" w:color="auto" w:fill="EEEEEE"/>
              </w:rPr>
              <w:t>Specific quality indices for seat allocations</w:t>
            </w:r>
          </w:p>
        </w:tc>
        <w:tc>
          <w:tcPr>
            <w:tcW w:w="2551" w:type="dxa"/>
            <w:shd w:val="clear" w:color="auto" w:fill="auto"/>
            <w:noWrap/>
          </w:tcPr>
          <w:p w14:paraId="7BB0DDBD" w14:textId="77777777" w:rsidR="00F8497B" w:rsidRPr="003B5775" w:rsidRDefault="00F8497B" w:rsidP="0011293E">
            <w:pPr>
              <w:pStyle w:val="Feitreitur"/>
              <w:rPr>
                <w:lang w:eastAsia="is-IS"/>
              </w:rPr>
            </w:pPr>
            <w:r w:rsidRPr="003B5775">
              <w:rPr>
                <w:lang w:eastAsia="is-IS"/>
              </w:rPr>
              <w:t>Sértækir gæðavísar sætaúthlutunar</w:t>
            </w:r>
          </w:p>
        </w:tc>
        <w:tc>
          <w:tcPr>
            <w:tcW w:w="3828" w:type="dxa"/>
          </w:tcPr>
          <w:p w14:paraId="4B37A8AD" w14:textId="77777777" w:rsidR="00F8497B" w:rsidRPr="003B5775" w:rsidRDefault="00F8497B" w:rsidP="0011293E">
            <w:pPr>
              <w:pStyle w:val="Feitreitur"/>
              <w:rPr>
                <w:lang w:eastAsia="is-IS"/>
              </w:rPr>
            </w:pPr>
            <w:r>
              <w:rPr>
                <w:lang w:eastAsia="is-IS"/>
              </w:rPr>
              <w:t xml:space="preserve">Skýringar </w:t>
            </w:r>
          </w:p>
        </w:tc>
      </w:tr>
      <w:tr w:rsidR="00F8497B" w:rsidRPr="003B5775" w14:paraId="4D13EC57" w14:textId="77777777" w:rsidTr="0011293E">
        <w:trPr>
          <w:trHeight w:val="315"/>
        </w:trPr>
        <w:tc>
          <w:tcPr>
            <w:tcW w:w="2547" w:type="dxa"/>
            <w:shd w:val="clear" w:color="auto" w:fill="auto"/>
            <w:noWrap/>
            <w:hideMark/>
          </w:tcPr>
          <w:p w14:paraId="36819170" w14:textId="77777777" w:rsidR="00F8497B" w:rsidRPr="005E2666" w:rsidRDefault="00F8497B" w:rsidP="0011293E">
            <w:pPr>
              <w:pStyle w:val="Reitur"/>
              <w:rPr>
                <w:lang w:eastAsia="is-IS"/>
              </w:rPr>
            </w:pPr>
            <w:r w:rsidRPr="005E2666">
              <w:rPr>
                <w:lang w:eastAsia="is-IS"/>
              </w:rPr>
              <w:t>Sum of logs of votes per seat</w:t>
            </w:r>
          </w:p>
        </w:tc>
        <w:tc>
          <w:tcPr>
            <w:tcW w:w="2551" w:type="dxa"/>
            <w:shd w:val="clear" w:color="auto" w:fill="auto"/>
            <w:noWrap/>
            <w:hideMark/>
          </w:tcPr>
          <w:p w14:paraId="23B5555F" w14:textId="77777777" w:rsidR="00F8497B" w:rsidRPr="003B5775" w:rsidRDefault="00F8497B" w:rsidP="0011293E">
            <w:pPr>
              <w:pStyle w:val="Reitur"/>
              <w:rPr>
                <w:lang w:eastAsia="is-IS"/>
              </w:rPr>
            </w:pPr>
            <w:r>
              <w:rPr>
                <w:lang w:eastAsia="is-IS"/>
              </w:rPr>
              <w:t xml:space="preserve">Summað </w:t>
            </w:r>
            <w:r w:rsidRPr="003B5775">
              <w:rPr>
                <w:lang w:eastAsia="is-IS"/>
              </w:rPr>
              <w:t xml:space="preserve">yfir alla lista af náttúrulegum logra af </w:t>
            </w:r>
            <w:r>
              <w:rPr>
                <w:lang w:eastAsia="is-IS"/>
              </w:rPr>
              <w:t>atkvæðadeildum úthlutaðra sæta</w:t>
            </w:r>
          </w:p>
        </w:tc>
        <w:tc>
          <w:tcPr>
            <w:tcW w:w="3828" w:type="dxa"/>
          </w:tcPr>
          <w:p w14:paraId="7E98F5A0" w14:textId="77777777" w:rsidR="00F8497B" w:rsidRPr="003B5775" w:rsidRDefault="00F8497B" w:rsidP="0011293E">
            <w:pPr>
              <w:pStyle w:val="Reitur"/>
              <w:rPr>
                <w:lang w:eastAsia="is-IS"/>
              </w:rPr>
            </w:pPr>
            <w:r w:rsidRPr="003B5775">
              <w:rPr>
                <w:lang w:eastAsia="is-IS"/>
              </w:rPr>
              <w:t xml:space="preserve">Það er einungis „besta“ aðferðin sem nær </w:t>
            </w:r>
            <w:r>
              <w:rPr>
                <w:lang w:eastAsia="is-IS"/>
              </w:rPr>
              <w:t xml:space="preserve">ætíð að finna </w:t>
            </w:r>
            <w:r w:rsidRPr="003B5775">
              <w:rPr>
                <w:lang w:eastAsia="is-IS"/>
              </w:rPr>
              <w:t xml:space="preserve">hæsta gildi á </w:t>
            </w:r>
            <w:r>
              <w:rPr>
                <w:lang w:eastAsia="is-IS"/>
              </w:rPr>
              <w:t xml:space="preserve">þessum </w:t>
            </w:r>
            <w:r w:rsidRPr="003B5775">
              <w:rPr>
                <w:lang w:eastAsia="is-IS"/>
              </w:rPr>
              <w:t>mælikvarða</w:t>
            </w:r>
            <w:r>
              <w:rPr>
                <w:lang w:eastAsia="is-IS"/>
              </w:rPr>
              <w:t>. Þeim mun hærra gildi því nær er viðkomandi aðferð því að líkjast þeirri bestu.</w:t>
            </w:r>
          </w:p>
        </w:tc>
      </w:tr>
      <w:tr w:rsidR="00F8497B" w:rsidRPr="003B5775" w14:paraId="61E758AE" w14:textId="77777777" w:rsidTr="0011293E">
        <w:trPr>
          <w:trHeight w:val="315"/>
        </w:trPr>
        <w:tc>
          <w:tcPr>
            <w:tcW w:w="2547" w:type="dxa"/>
            <w:shd w:val="clear" w:color="auto" w:fill="auto"/>
            <w:noWrap/>
            <w:hideMark/>
          </w:tcPr>
          <w:p w14:paraId="105EB121" w14:textId="77777777" w:rsidR="00F8497B" w:rsidRPr="005E2666" w:rsidRDefault="00F8497B" w:rsidP="0011293E">
            <w:pPr>
              <w:pStyle w:val="Reitur"/>
              <w:rPr>
                <w:lang w:eastAsia="is-IS"/>
              </w:rPr>
            </w:pPr>
            <w:r w:rsidRPr="005E2666">
              <w:rPr>
                <w:lang w:eastAsia="is-IS"/>
              </w:rPr>
              <w:t>Minimum reference seat share per seat</w:t>
            </w:r>
          </w:p>
        </w:tc>
        <w:tc>
          <w:tcPr>
            <w:tcW w:w="2551" w:type="dxa"/>
            <w:shd w:val="clear" w:color="auto" w:fill="auto"/>
            <w:noWrap/>
            <w:hideMark/>
          </w:tcPr>
          <w:p w14:paraId="1BBE0B91" w14:textId="77777777" w:rsidR="00F8497B" w:rsidRPr="003B5775" w:rsidRDefault="00F8497B" w:rsidP="0011293E">
            <w:pPr>
              <w:pStyle w:val="Reitur"/>
              <w:rPr>
                <w:lang w:eastAsia="is-IS"/>
              </w:rPr>
            </w:pPr>
            <w:r w:rsidRPr="003B5775">
              <w:rPr>
                <w:lang w:eastAsia="is-IS"/>
              </w:rPr>
              <w:t>Minnsti sæt</w:t>
            </w:r>
            <w:r>
              <w:rPr>
                <w:lang w:eastAsia="is-IS"/>
              </w:rPr>
              <w:t>is</w:t>
            </w:r>
            <w:r w:rsidRPr="003B5775">
              <w:rPr>
                <w:lang w:eastAsia="is-IS"/>
              </w:rPr>
              <w:t>hlutur sem stendur undir sæti</w:t>
            </w:r>
          </w:p>
        </w:tc>
        <w:tc>
          <w:tcPr>
            <w:tcW w:w="3828" w:type="dxa"/>
          </w:tcPr>
          <w:p w14:paraId="64CE8594" w14:textId="77777777" w:rsidR="00F8497B" w:rsidRPr="003B5775" w:rsidRDefault="00F8497B" w:rsidP="0011293E">
            <w:pPr>
              <w:pStyle w:val="Reitur"/>
              <w:rPr>
                <w:lang w:eastAsia="is-IS"/>
              </w:rPr>
            </w:pPr>
            <w:r w:rsidRPr="003B5775">
              <w:rPr>
                <w:lang w:eastAsia="is-IS"/>
              </w:rPr>
              <w:t>Verður vart hærri en einn en getur orðið býsna lág</w:t>
            </w:r>
            <w:r>
              <w:rPr>
                <w:lang w:eastAsia="is-IS"/>
              </w:rPr>
              <w:t>ur. Í einvídd nær regla D‘Hondts, og hún ein, að hámarka þetta lágmark.</w:t>
            </w:r>
          </w:p>
        </w:tc>
      </w:tr>
      <w:tr w:rsidR="00F8497B" w:rsidRPr="003B5775" w14:paraId="125AF09E" w14:textId="77777777" w:rsidTr="0011293E">
        <w:trPr>
          <w:trHeight w:val="315"/>
        </w:trPr>
        <w:tc>
          <w:tcPr>
            <w:tcW w:w="2547" w:type="dxa"/>
            <w:shd w:val="clear" w:color="auto" w:fill="auto"/>
            <w:noWrap/>
          </w:tcPr>
          <w:p w14:paraId="0341E3DB" w14:textId="77777777" w:rsidR="00F8497B" w:rsidRPr="005E2666" w:rsidRDefault="00F8497B" w:rsidP="0011293E">
            <w:pPr>
              <w:pStyle w:val="Feitreitur"/>
              <w:rPr>
                <w:highlight w:val="yellow"/>
                <w:lang w:eastAsia="is-IS"/>
              </w:rPr>
            </w:pPr>
            <w:r w:rsidRPr="005E2666">
              <w:rPr>
                <w:shd w:val="clear" w:color="auto" w:fill="EEEEEE"/>
              </w:rPr>
              <w:t>Slope of seat excess regressed on ref. seat shares</w:t>
            </w:r>
          </w:p>
        </w:tc>
        <w:tc>
          <w:tcPr>
            <w:tcW w:w="2551" w:type="dxa"/>
            <w:shd w:val="clear" w:color="auto" w:fill="auto"/>
            <w:noWrap/>
          </w:tcPr>
          <w:p w14:paraId="11CEF778" w14:textId="77777777" w:rsidR="00F8497B" w:rsidRPr="00F27C40" w:rsidRDefault="00F8497B" w:rsidP="0011293E">
            <w:pPr>
              <w:pStyle w:val="Reitur"/>
              <w:rPr>
                <w:highlight w:val="yellow"/>
              </w:rPr>
            </w:pPr>
            <w:r w:rsidRPr="005843E0">
              <w:t>Halli bestu línu í línulegu aðhvarfi með sætishlutum á x-ás og bjaga, þ.e. úthlutuðum sætum lista að frádregnum sætishlutum þeirra, á y-ás.</w:t>
            </w:r>
          </w:p>
        </w:tc>
        <w:tc>
          <w:tcPr>
            <w:tcW w:w="3828" w:type="dxa"/>
          </w:tcPr>
          <w:p w14:paraId="4BF85ED5" w14:textId="77777777" w:rsidR="00F8497B" w:rsidRPr="00F27C40" w:rsidRDefault="00F8497B" w:rsidP="0011293E">
            <w:pPr>
              <w:pStyle w:val="Reitur"/>
              <w:rPr>
                <w:highlight w:val="yellow"/>
              </w:rPr>
            </w:pPr>
            <w:r w:rsidRPr="00D06E3B">
              <w:t xml:space="preserve">Sé </w:t>
            </w:r>
            <w:r>
              <w:t>halla</w:t>
            </w:r>
            <w:r w:rsidRPr="00D06E3B">
              <w:t>talan jákvæð er stærri listum hyglað á kos</w:t>
            </w:r>
            <w:r>
              <w:t>t</w:t>
            </w:r>
            <w:r w:rsidRPr="00D06E3B">
              <w:t>nað þeirra minni; og öfugt.</w:t>
            </w:r>
          </w:p>
        </w:tc>
      </w:tr>
      <w:tr w:rsidR="00F8497B" w:rsidRPr="003B5775" w14:paraId="516E71FC" w14:textId="77777777" w:rsidTr="0011293E">
        <w:trPr>
          <w:trHeight w:val="315"/>
        </w:trPr>
        <w:tc>
          <w:tcPr>
            <w:tcW w:w="2547" w:type="dxa"/>
            <w:shd w:val="clear" w:color="auto" w:fill="auto"/>
            <w:noWrap/>
          </w:tcPr>
          <w:p w14:paraId="45CD8BB4" w14:textId="77777777" w:rsidR="00F8497B" w:rsidRPr="005E2666" w:rsidRDefault="00F8497B" w:rsidP="0011293E">
            <w:pPr>
              <w:pStyle w:val="Feitreitur"/>
              <w:rPr>
                <w:highlight w:val="yellow"/>
                <w:lang w:eastAsia="is-IS"/>
              </w:rPr>
            </w:pPr>
            <w:r w:rsidRPr="005E2666">
              <w:rPr>
                <w:shd w:val="clear" w:color="auto" w:fill="EEEEEE"/>
              </w:rPr>
              <w:t>Correlation of seat excess and reference seat shares</w:t>
            </w:r>
          </w:p>
        </w:tc>
        <w:tc>
          <w:tcPr>
            <w:tcW w:w="2551" w:type="dxa"/>
            <w:shd w:val="clear" w:color="auto" w:fill="auto"/>
            <w:noWrap/>
          </w:tcPr>
          <w:p w14:paraId="79755BF8" w14:textId="77777777" w:rsidR="00F8497B" w:rsidRPr="00DA1BFE" w:rsidRDefault="00F8497B" w:rsidP="0011293E">
            <w:pPr>
              <w:pStyle w:val="Reitur"/>
              <w:rPr>
                <w:highlight w:val="yellow"/>
              </w:rPr>
            </w:pPr>
            <w:r w:rsidRPr="00DA1BFE">
              <w:t>Fylgni á milli sætishluta lista og bjaga þeirra</w:t>
            </w:r>
          </w:p>
        </w:tc>
        <w:tc>
          <w:tcPr>
            <w:tcW w:w="3828" w:type="dxa"/>
          </w:tcPr>
          <w:p w14:paraId="2656224C" w14:textId="77777777" w:rsidR="00F8497B" w:rsidRPr="00F27C40" w:rsidRDefault="00F8497B" w:rsidP="0011293E">
            <w:pPr>
              <w:pStyle w:val="Reitur"/>
              <w:rPr>
                <w:highlight w:val="yellow"/>
              </w:rPr>
            </w:pPr>
            <w:r>
              <w:t>Reiknaður er</w:t>
            </w:r>
            <w:r w:rsidRPr="00617105">
              <w:t xml:space="preserve"> fylgnistuðull sem er 1 eða -1 ef fylgnin er fullkomin og 0 ef engin fylgni mælist. Jákvæð fylgni merkir að stærri listum er hyglað á kostnað minni</w:t>
            </w:r>
            <w:r>
              <w:t xml:space="preserve"> og öfugt</w:t>
            </w:r>
            <w:r w:rsidRPr="00617105">
              <w:t>.</w:t>
            </w:r>
          </w:p>
        </w:tc>
      </w:tr>
    </w:tbl>
    <w:p w14:paraId="1517A91D" w14:textId="77777777" w:rsidR="00F8497B" w:rsidRDefault="00F8497B" w:rsidP="00F8497B">
      <w:pPr>
        <w:pStyle w:val="Texti"/>
        <w:rPr>
          <w:noProof/>
        </w:rPr>
      </w:pPr>
    </w:p>
    <w:p w14:paraId="47BF8BD6" w14:textId="77777777" w:rsidR="00F8497B" w:rsidRDefault="00F8497B" w:rsidP="00F8497B">
      <w:pPr>
        <w:pStyle w:val="Texti"/>
      </w:pPr>
      <w:r>
        <w:t>Lograsumman er þannig vaxin að hún sýnir alltaf háar tölur og með litlum mun á milli kosningakerfa. Það eru stafirnir fyrir aftan kommu sem skipta máli!</w:t>
      </w:r>
    </w:p>
    <w:p w14:paraId="1A646377" w14:textId="77777777" w:rsidR="00F8497B" w:rsidRDefault="00F8497B" w:rsidP="00F8497B">
      <w:pPr>
        <w:pStyle w:val="Texti"/>
      </w:pPr>
      <w:r>
        <w:t>Nú eru háar gildi betri en lág.</w:t>
      </w:r>
    </w:p>
    <w:p w14:paraId="18489417" w14:textId="77777777" w:rsidR="00F8497B" w:rsidRDefault="00F8497B" w:rsidP="00F8497B">
      <w:pPr>
        <w:pStyle w:val="Texti"/>
      </w:pPr>
      <w:r>
        <w:t>Besta aðferðin er sú eina sem tryggir ávallt hæsta gildið. Það er hér að meðaltali 518,590 en fyrir íslensku lögin 518,800 og munurinn er marktækar m.v. 95% vikmörk.</w:t>
      </w:r>
    </w:p>
    <w:p w14:paraId="3365F140" w14:textId="77777777" w:rsidR="00F8497B" w:rsidRDefault="00F8497B" w:rsidP="00F8497B">
      <w:pPr>
        <w:pStyle w:val="Texti"/>
      </w:pPr>
    </w:p>
    <w:p w14:paraId="68E4F53F" w14:textId="77777777" w:rsidR="00F8497B" w:rsidRDefault="00F8497B" w:rsidP="00F8497B">
      <w:pPr>
        <w:pStyle w:val="Texti"/>
      </w:pPr>
      <w:r w:rsidRPr="007D2D8D">
        <w:rPr>
          <w:highlight w:val="yellow"/>
        </w:rPr>
        <w:t xml:space="preserve">### Hér vantar umsögn um frekari </w:t>
      </w:r>
      <w:r w:rsidRPr="001B588C">
        <w:rPr>
          <w:highlight w:val="yellow"/>
        </w:rPr>
        <w:t>atriði, sem KJ þarf að skaffa</w:t>
      </w:r>
    </w:p>
    <w:p w14:paraId="32A1594A" w14:textId="77777777" w:rsidR="00F8497B" w:rsidRDefault="00F8497B" w:rsidP="00F8497B">
      <w:pPr>
        <w:pStyle w:val="Heading2"/>
        <w:rPr>
          <w:noProof/>
        </w:rPr>
      </w:pPr>
      <w:bookmarkStart w:id="252" w:name="_Toc105511140"/>
      <w:r w:rsidRPr="003F0362">
        <w:t>Sum of absolute seat allocation differences:</w:t>
      </w:r>
      <w:r>
        <w:rPr>
          <w:noProof/>
        </w:rPr>
        <w:t xml:space="preserve"> </w:t>
      </w:r>
      <w:r w:rsidRPr="00C03F7D">
        <w:rPr>
          <w:noProof/>
        </w:rPr>
        <w:t>Summa af tölugildum mismunar á sætaúthlutunum</w:t>
      </w:r>
      <w:bookmarkEnd w:id="252"/>
    </w:p>
    <w:p w14:paraId="72EB38D5" w14:textId="77777777" w:rsidR="00F8497B" w:rsidRPr="00B26458" w:rsidRDefault="00F8497B" w:rsidP="00F8497B">
      <w:r>
        <w:rPr>
          <w:noProof/>
        </w:rPr>
        <w:drawing>
          <wp:inline distT="0" distB="0" distL="0" distR="0" wp14:anchorId="2A96AC17" wp14:editId="7154C100">
            <wp:extent cx="2647950" cy="22563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r="8544" b="12257"/>
                    <a:stretch/>
                  </pic:blipFill>
                  <pic:spPr bwMode="auto">
                    <a:xfrm>
                      <a:off x="0" y="0"/>
                      <a:ext cx="2648197" cy="225652"/>
                    </a:xfrm>
                    <a:prstGeom prst="rect">
                      <a:avLst/>
                    </a:prstGeom>
                    <a:ln>
                      <a:noFill/>
                    </a:ln>
                    <a:extLst>
                      <a:ext uri="{53640926-AAD7-44D8-BBD7-CCE9431645EC}">
                        <a14:shadowObscured xmlns:a14="http://schemas.microsoft.com/office/drawing/2010/main"/>
                      </a:ext>
                    </a:extLst>
                  </pic:spPr>
                </pic:pic>
              </a:graphicData>
            </a:graphic>
          </wp:inline>
        </w:drawing>
      </w:r>
    </w:p>
    <w:p w14:paraId="44F0321F" w14:textId="77777777" w:rsidR="00F8497B" w:rsidRDefault="00F8497B" w:rsidP="00F8497B">
      <w:pPr>
        <w:pStyle w:val="Texti"/>
        <w:rPr>
          <w:noProof/>
        </w:rPr>
      </w:pPr>
      <w:r>
        <w:rPr>
          <w:noProof/>
        </w:rPr>
        <w:t xml:space="preserve">Hér er ýmiskonar samanburður gerður á milli viðkomandi úthlutunaraðferðar og afbrigða af henni þar sem sætaskiptingu er breytt eins og tilgreint verður. Mælikvarðinn felst í því hve miklu munar samtals á sætatölum beggja, annars vegar tekið saman fyrir listana eða hins vegar fyrir flokkana og þá aðeins m.v. heildartölur sæta þeirra. </w:t>
      </w:r>
    </w:p>
    <w:p w14:paraId="4DBFBB15" w14:textId="77777777" w:rsidR="00F8497B" w:rsidRDefault="00F8497B" w:rsidP="00F8497B">
      <w:pPr>
        <w:pStyle w:val="Heading3"/>
      </w:pPr>
      <w:bookmarkStart w:id="253" w:name="_Toc105511141"/>
      <w:r w:rsidRPr="00035081">
        <w:t>Compared with other seat specifications:</w:t>
      </w:r>
      <w:r w:rsidRPr="00AA48B5">
        <w:t xml:space="preserve"> Samanburður við aðra skipan sæta</w:t>
      </w:r>
      <w:bookmarkEnd w:id="253"/>
    </w:p>
    <w:p w14:paraId="4F78FD14" w14:textId="77777777" w:rsidR="00F8497B" w:rsidRDefault="00F8497B" w:rsidP="00F8497B">
      <w:pPr>
        <w:pStyle w:val="Texti"/>
        <w:rPr>
          <w:noProof/>
        </w:rPr>
      </w:pPr>
      <w:r>
        <w:rPr>
          <w:noProof/>
        </w:rPr>
        <w:t>Hér er hvert kosningakerfi prófað með því að gera sætin ýmist öll að kjördæmis- eða jöfnunarsætum og sjá hverju það breytir um útdeilingu sætanna:</w:t>
      </w:r>
    </w:p>
    <w:p w14:paraId="6F91CA0B" w14:textId="77777777" w:rsidR="00F8497B" w:rsidRDefault="00F8497B" w:rsidP="00F8497B">
      <w:pPr>
        <w:pStyle w:val="Texti"/>
        <w:rPr>
          <w:noProof/>
        </w:rPr>
      </w:pPr>
      <w:r>
        <w:rPr>
          <w:noProof/>
        </w:rPr>
        <w:drawing>
          <wp:inline distT="0" distB="0" distL="0" distR="0" wp14:anchorId="5B7D0440" wp14:editId="6618F0C7">
            <wp:extent cx="5759450" cy="1038860"/>
            <wp:effectExtent l="0" t="0" r="0" b="889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0"/>
                    <a:stretch>
                      <a:fillRect/>
                    </a:stretch>
                  </pic:blipFill>
                  <pic:spPr>
                    <a:xfrm>
                      <a:off x="0" y="0"/>
                      <a:ext cx="5759450" cy="1038860"/>
                    </a:xfrm>
                    <a:prstGeom prst="rect">
                      <a:avLst/>
                    </a:prstGeom>
                  </pic:spPr>
                </pic:pic>
              </a:graphicData>
            </a:graphic>
          </wp:inline>
        </w:drawing>
      </w:r>
    </w:p>
    <w:p w14:paraId="470109C6" w14:textId="77777777" w:rsidR="00F8497B" w:rsidRDefault="00F8497B" w:rsidP="00F8497B">
      <w:pPr>
        <w:pStyle w:val="Texti"/>
        <w:rPr>
          <w:noProof/>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835"/>
        <w:gridCol w:w="4252"/>
      </w:tblGrid>
      <w:tr w:rsidR="00F8497B" w:rsidRPr="003B5775" w14:paraId="758A3015" w14:textId="77777777" w:rsidTr="0011293E">
        <w:trPr>
          <w:trHeight w:val="315"/>
        </w:trPr>
        <w:tc>
          <w:tcPr>
            <w:tcW w:w="1980" w:type="dxa"/>
          </w:tcPr>
          <w:p w14:paraId="0DE0BB7D" w14:textId="77777777" w:rsidR="00F8497B" w:rsidRPr="003B5775" w:rsidRDefault="00F8497B" w:rsidP="0011293E">
            <w:pPr>
              <w:pStyle w:val="Feitreitur"/>
              <w:rPr>
                <w:i/>
                <w:iCs/>
                <w:lang w:eastAsia="is-IS"/>
              </w:rPr>
            </w:pPr>
            <w:r w:rsidRPr="003B5775">
              <w:rPr>
                <w:shd w:val="clear" w:color="auto" w:fill="EEEEEE"/>
              </w:rPr>
              <w:lastRenderedPageBreak/>
              <w:t>– compared with other seat specifications</w:t>
            </w:r>
          </w:p>
        </w:tc>
        <w:tc>
          <w:tcPr>
            <w:tcW w:w="2835" w:type="dxa"/>
            <w:shd w:val="clear" w:color="auto" w:fill="auto"/>
            <w:noWrap/>
          </w:tcPr>
          <w:p w14:paraId="018553A0" w14:textId="77777777" w:rsidR="00F8497B" w:rsidRPr="003B5775" w:rsidRDefault="00F8497B" w:rsidP="0011293E">
            <w:pPr>
              <w:pStyle w:val="Feitreitur"/>
              <w:rPr>
                <w:lang w:eastAsia="is-IS"/>
              </w:rPr>
            </w:pPr>
            <w:r w:rsidRPr="003B5775">
              <w:rPr>
                <w:lang w:eastAsia="is-IS"/>
              </w:rPr>
              <w:t>- í samanburði við aðra skipan sæta</w:t>
            </w:r>
          </w:p>
        </w:tc>
        <w:tc>
          <w:tcPr>
            <w:tcW w:w="4252" w:type="dxa"/>
          </w:tcPr>
          <w:p w14:paraId="72E5D0DA" w14:textId="77777777" w:rsidR="00F8497B" w:rsidRPr="003B5775" w:rsidRDefault="00F8497B" w:rsidP="0011293E">
            <w:pPr>
              <w:pStyle w:val="Feitreitur"/>
              <w:rPr>
                <w:lang w:eastAsia="is-IS"/>
              </w:rPr>
            </w:pPr>
            <w:r>
              <w:rPr>
                <w:lang w:eastAsia="is-IS"/>
              </w:rPr>
              <w:t>Skýringar</w:t>
            </w:r>
          </w:p>
        </w:tc>
      </w:tr>
      <w:tr w:rsidR="00F8497B" w:rsidRPr="003B5775" w14:paraId="157B74D9" w14:textId="77777777" w:rsidTr="0011293E">
        <w:trPr>
          <w:trHeight w:val="315"/>
        </w:trPr>
        <w:tc>
          <w:tcPr>
            <w:tcW w:w="1980" w:type="dxa"/>
            <w:shd w:val="clear" w:color="auto" w:fill="auto"/>
            <w:noWrap/>
            <w:hideMark/>
          </w:tcPr>
          <w:p w14:paraId="516388CB" w14:textId="77777777" w:rsidR="00F8497B" w:rsidRPr="005E2666" w:rsidRDefault="00F8497B" w:rsidP="0011293E">
            <w:pPr>
              <w:pStyle w:val="Feitreitur"/>
              <w:rPr>
                <w:lang w:eastAsia="is-IS"/>
              </w:rPr>
            </w:pPr>
            <w:r w:rsidRPr="005E2666">
              <w:rPr>
                <w:lang w:eastAsia="is-IS"/>
              </w:rPr>
              <w:t>Individual lists: Only adjustment seats</w:t>
            </w:r>
          </w:p>
        </w:tc>
        <w:tc>
          <w:tcPr>
            <w:tcW w:w="2835" w:type="dxa"/>
            <w:shd w:val="clear" w:color="auto" w:fill="auto"/>
            <w:noWrap/>
          </w:tcPr>
          <w:p w14:paraId="7283B4A0" w14:textId="1A227758" w:rsidR="00F8497B" w:rsidRDefault="00F8497B" w:rsidP="0011293E">
            <w:pPr>
              <w:pStyle w:val="Reitur"/>
            </w:pPr>
            <w:r>
              <w:rPr>
                <w:lang w:eastAsia="is-IS"/>
              </w:rPr>
              <w:t xml:space="preserve">Kerfið sem prófa skal er borið saman við þá úthlutun sem fæst með því að gera öll sæti að jöfnunarsætum. </w:t>
            </w:r>
            <w:r w:rsidRPr="000350BB">
              <w:rPr>
                <w:highlight w:val="yellow"/>
                <w:rPrChange w:id="254" w:author="Kristján Jónasson - HI" w:date="2022-06-27T13:32:00Z">
                  <w:rPr/>
                </w:rPrChange>
              </w:rPr>
              <w:t>Hugsanlegir þröskuldar eru áfram virtir.</w:t>
            </w:r>
            <w:ins w:id="255" w:author="Kristján Jónasson - HI" w:date="2022-06-27T13:32:00Z">
              <w:r w:rsidR="000350BB">
                <w:t xml:space="preserve">  xxxx KJ og ÞH skoða þetta í forritunum.</w:t>
              </w:r>
            </w:ins>
          </w:p>
          <w:p w14:paraId="41B55902" w14:textId="77777777" w:rsidR="00F8497B" w:rsidRPr="003B5775" w:rsidRDefault="00F8497B" w:rsidP="0011293E">
            <w:pPr>
              <w:pStyle w:val="Reitur"/>
              <w:rPr>
                <w:lang w:eastAsia="is-IS"/>
              </w:rPr>
            </w:pPr>
            <w:r>
              <w:rPr>
                <w:lang w:eastAsia="is-IS"/>
              </w:rPr>
              <w:t>Mismunatölurnar er fundnar fyrir sérhvern lista og lagðar saman.</w:t>
            </w:r>
          </w:p>
        </w:tc>
        <w:tc>
          <w:tcPr>
            <w:tcW w:w="4252" w:type="dxa"/>
          </w:tcPr>
          <w:p w14:paraId="6524775E" w14:textId="77777777" w:rsidR="00F8497B" w:rsidRDefault="00F8497B" w:rsidP="0011293E">
            <w:pPr>
              <w:pStyle w:val="Reitur"/>
              <w:rPr>
                <w:lang w:eastAsia="is-IS"/>
              </w:rPr>
            </w:pPr>
            <w:r w:rsidRPr="003B5775">
              <w:rPr>
                <w:lang w:eastAsia="is-IS"/>
              </w:rPr>
              <w:t xml:space="preserve">Hvert kerfi er hér metið á grundvelli þess hvað umbreyting í jöfnunarsæti myndi breyta miklu. </w:t>
            </w:r>
          </w:p>
          <w:p w14:paraId="43044297" w14:textId="77777777" w:rsidR="00F8497B" w:rsidRPr="003B5775" w:rsidRDefault="00F8497B" w:rsidP="0011293E">
            <w:pPr>
              <w:pStyle w:val="Reitur"/>
              <w:rPr>
                <w:lang w:eastAsia="is-IS"/>
              </w:rPr>
            </w:pPr>
            <w:r w:rsidRPr="003B5775">
              <w:rPr>
                <w:lang w:eastAsia="is-IS"/>
              </w:rPr>
              <w:t xml:space="preserve">Séu kjördæmissætin of fá til að jöfnuður náist á milli flokka sést hér í hendingskasti </w:t>
            </w:r>
            <w:r>
              <w:rPr>
                <w:lang w:eastAsia="is-IS"/>
              </w:rPr>
              <w:t xml:space="preserve">hverju það myndi breyta </w:t>
            </w:r>
            <w:r w:rsidRPr="003B5775">
              <w:rPr>
                <w:lang w:eastAsia="is-IS"/>
              </w:rPr>
              <w:t>að ganga alla leið og hafa sætin öll jöfnunarsæti</w:t>
            </w:r>
            <w:r>
              <w:rPr>
                <w:lang w:eastAsia="is-IS"/>
              </w:rPr>
              <w:t xml:space="preserve"> (með þröskuldum þó).</w:t>
            </w:r>
          </w:p>
        </w:tc>
      </w:tr>
      <w:tr w:rsidR="00F8497B" w:rsidRPr="003B5775" w14:paraId="0293E0C3" w14:textId="77777777" w:rsidTr="0011293E">
        <w:trPr>
          <w:trHeight w:val="315"/>
        </w:trPr>
        <w:tc>
          <w:tcPr>
            <w:tcW w:w="1980" w:type="dxa"/>
            <w:shd w:val="clear" w:color="auto" w:fill="auto"/>
            <w:noWrap/>
            <w:hideMark/>
          </w:tcPr>
          <w:p w14:paraId="3C3E6214" w14:textId="77777777" w:rsidR="00F8497B" w:rsidRPr="005E2666" w:rsidRDefault="00F8497B" w:rsidP="0011293E">
            <w:pPr>
              <w:pStyle w:val="Feitreitur"/>
              <w:rPr>
                <w:lang w:eastAsia="is-IS"/>
              </w:rPr>
            </w:pPr>
            <w:r w:rsidRPr="005E2666">
              <w:rPr>
                <w:lang w:eastAsia="is-IS"/>
              </w:rPr>
              <w:t>Individual lists: Only constituency seats</w:t>
            </w:r>
          </w:p>
        </w:tc>
        <w:tc>
          <w:tcPr>
            <w:tcW w:w="2835" w:type="dxa"/>
            <w:shd w:val="clear" w:color="auto" w:fill="auto"/>
            <w:noWrap/>
          </w:tcPr>
          <w:p w14:paraId="40456A6A" w14:textId="77777777" w:rsidR="00F8497B" w:rsidRPr="003B5775" w:rsidRDefault="00F8497B" w:rsidP="0011293E">
            <w:pPr>
              <w:pStyle w:val="Reitur"/>
              <w:rPr>
                <w:lang w:eastAsia="is-IS"/>
              </w:rPr>
            </w:pPr>
            <w:r>
              <w:rPr>
                <w:lang w:eastAsia="is-IS"/>
              </w:rPr>
              <w:t xml:space="preserve">Nú er viðmiðunin sú að gera öll sæti að hreinum kjördæmis-sætum. Mismunatölurnar reiknast fyrir hvern lista og þær svo lagðar saman. </w:t>
            </w:r>
          </w:p>
        </w:tc>
        <w:tc>
          <w:tcPr>
            <w:tcW w:w="4252" w:type="dxa"/>
          </w:tcPr>
          <w:p w14:paraId="4210337C" w14:textId="77777777" w:rsidR="00F8497B" w:rsidRPr="003B5775" w:rsidRDefault="00F8497B" w:rsidP="0011293E">
            <w:pPr>
              <w:pStyle w:val="Reitur"/>
              <w:rPr>
                <w:lang w:eastAsia="is-IS"/>
              </w:rPr>
            </w:pPr>
            <w:r w:rsidRPr="003B5775">
              <w:rPr>
                <w:lang w:eastAsia="is-IS"/>
              </w:rPr>
              <w:t>Hér er matið það hve frávik</w:t>
            </w:r>
            <w:r>
              <w:rPr>
                <w:lang w:eastAsia="is-IS"/>
              </w:rPr>
              <w:t xml:space="preserve"> listanna</w:t>
            </w:r>
            <w:r w:rsidRPr="003B5775">
              <w:rPr>
                <w:lang w:eastAsia="is-IS"/>
              </w:rPr>
              <w:t xml:space="preserve"> frá hreinni kjördæmisúthlutun eru mörg. </w:t>
            </w:r>
            <w:r>
              <w:rPr>
                <w:lang w:eastAsia="is-IS"/>
              </w:rPr>
              <w:t>Mörgum</w:t>
            </w:r>
            <w:r w:rsidRPr="003B5775">
              <w:rPr>
                <w:lang w:eastAsia="is-IS"/>
              </w:rPr>
              <w:t xml:space="preserve"> er það kappsmál að þau séu sem fæst.</w:t>
            </w:r>
          </w:p>
        </w:tc>
      </w:tr>
      <w:tr w:rsidR="00F8497B" w:rsidRPr="003B5775" w14:paraId="6F339C43"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7E223B9A" w14:textId="77777777" w:rsidR="00F8497B" w:rsidRPr="005E2666" w:rsidRDefault="00F8497B" w:rsidP="0011293E">
            <w:pPr>
              <w:pStyle w:val="Feitreitur"/>
              <w:rPr>
                <w:lang w:eastAsia="is-IS"/>
              </w:rPr>
            </w:pPr>
            <w:r w:rsidRPr="005E2666">
              <w:rPr>
                <w:lang w:eastAsia="is-IS"/>
              </w:rPr>
              <w:t>Party totals: Only adjustment seats</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02558DF2" w14:textId="77777777" w:rsidR="00F8497B" w:rsidRPr="003B5775" w:rsidRDefault="00F8497B" w:rsidP="0011293E">
            <w:pPr>
              <w:pStyle w:val="Reitur"/>
              <w:rPr>
                <w:lang w:eastAsia="is-IS"/>
              </w:rPr>
            </w:pPr>
            <w:r>
              <w:rPr>
                <w:lang w:eastAsia="is-IS"/>
              </w:rPr>
              <w:t>Öll sæti eru gerð að jöfnunarsætum (með hugsanlegum þröskuldum) en m</w:t>
            </w:r>
            <w:r w:rsidRPr="003B5775">
              <w:rPr>
                <w:lang w:eastAsia="is-IS"/>
              </w:rPr>
              <w:t>ismunasumma</w:t>
            </w:r>
            <w:r>
              <w:rPr>
                <w:lang w:eastAsia="is-IS"/>
              </w:rPr>
              <w:t>n</w:t>
            </w:r>
            <w:r w:rsidRPr="003B5775">
              <w:rPr>
                <w:lang w:eastAsia="is-IS"/>
              </w:rPr>
              <w:t xml:space="preserve"> </w:t>
            </w:r>
            <w:r>
              <w:rPr>
                <w:lang w:eastAsia="is-IS"/>
              </w:rPr>
              <w:t>reiknast yfir flokkana, ekki listanna, og miðast við heildarsætatölu hvers þeirra.</w:t>
            </w:r>
          </w:p>
        </w:tc>
        <w:tc>
          <w:tcPr>
            <w:tcW w:w="4252" w:type="dxa"/>
            <w:tcBorders>
              <w:top w:val="single" w:sz="4" w:space="0" w:color="auto"/>
              <w:left w:val="single" w:sz="4" w:space="0" w:color="auto"/>
              <w:bottom w:val="single" w:sz="4" w:space="0" w:color="auto"/>
              <w:right w:val="single" w:sz="4" w:space="0" w:color="auto"/>
            </w:tcBorders>
          </w:tcPr>
          <w:p w14:paraId="27331EDC" w14:textId="77777777" w:rsidR="00F8497B" w:rsidRPr="003B5775" w:rsidRDefault="00F8497B" w:rsidP="0011293E">
            <w:pPr>
              <w:pStyle w:val="Reitur"/>
              <w:rPr>
                <w:lang w:eastAsia="is-IS"/>
              </w:rPr>
            </w:pPr>
            <w:r w:rsidRPr="003B5775">
              <w:rPr>
                <w:lang w:eastAsia="is-IS"/>
              </w:rPr>
              <w:t xml:space="preserve">Ef fullur jöfnuður </w:t>
            </w:r>
            <w:r>
              <w:rPr>
                <w:lang w:eastAsia="is-IS"/>
              </w:rPr>
              <w:t xml:space="preserve">næst </w:t>
            </w:r>
            <w:r w:rsidRPr="003B5775">
              <w:rPr>
                <w:lang w:eastAsia="is-IS"/>
              </w:rPr>
              <w:t>á milli flokka í því kerfi sem er til skoðunar er</w:t>
            </w:r>
            <w:r>
              <w:rPr>
                <w:lang w:eastAsia="is-IS"/>
              </w:rPr>
              <w:t xml:space="preserve">, þá er </w:t>
            </w:r>
            <w:r w:rsidRPr="003B5775">
              <w:rPr>
                <w:lang w:eastAsia="is-IS"/>
              </w:rPr>
              <w:t>þessi mismunur enginn.</w:t>
            </w:r>
            <w:r>
              <w:rPr>
                <w:lang w:eastAsia="is-IS"/>
              </w:rPr>
              <w:t xml:space="preserve"> </w:t>
            </w:r>
          </w:p>
        </w:tc>
      </w:tr>
      <w:tr w:rsidR="00F8497B" w:rsidRPr="003B5775" w14:paraId="2AD90B82"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29FEABFB" w14:textId="77777777" w:rsidR="00F8497B" w:rsidRPr="005E2666" w:rsidRDefault="00F8497B" w:rsidP="0011293E">
            <w:pPr>
              <w:pStyle w:val="Feitreitur"/>
              <w:rPr>
                <w:lang w:eastAsia="is-IS"/>
              </w:rPr>
            </w:pPr>
            <w:r w:rsidRPr="005E2666">
              <w:rPr>
                <w:lang w:eastAsia="is-IS"/>
              </w:rPr>
              <w:t>Party totals: Only constituency seats</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2A18768E" w14:textId="77777777" w:rsidR="00F8497B" w:rsidRPr="003B5775" w:rsidRDefault="00F8497B" w:rsidP="0011293E">
            <w:pPr>
              <w:pStyle w:val="Reitur"/>
              <w:rPr>
                <w:lang w:eastAsia="is-IS"/>
              </w:rPr>
            </w:pPr>
            <w:r>
              <w:rPr>
                <w:lang w:eastAsia="is-IS"/>
              </w:rPr>
              <w:t xml:space="preserve">Öll sæti gerð að kjördæmissætum og mismunatölurnar miðast við heildarsætatölur flokkanna. </w:t>
            </w:r>
            <w:r w:rsidRPr="005E2666">
              <w:rPr>
                <w:highlight w:val="yellow"/>
              </w:rPr>
              <w:t>Hugsanlegir þröskuldar eru áfram virtir.</w:t>
            </w:r>
          </w:p>
        </w:tc>
        <w:tc>
          <w:tcPr>
            <w:tcW w:w="4252" w:type="dxa"/>
            <w:tcBorders>
              <w:top w:val="single" w:sz="4" w:space="0" w:color="auto"/>
              <w:left w:val="single" w:sz="4" w:space="0" w:color="auto"/>
              <w:bottom w:val="single" w:sz="4" w:space="0" w:color="auto"/>
              <w:right w:val="single" w:sz="4" w:space="0" w:color="auto"/>
            </w:tcBorders>
          </w:tcPr>
          <w:p w14:paraId="0788EC2C" w14:textId="77777777" w:rsidR="00F8497B" w:rsidRPr="003B5775" w:rsidRDefault="00F8497B" w:rsidP="0011293E">
            <w:pPr>
              <w:pStyle w:val="Reitur"/>
              <w:rPr>
                <w:lang w:eastAsia="is-IS"/>
              </w:rPr>
            </w:pPr>
            <w:r w:rsidRPr="003B5775">
              <w:rPr>
                <w:lang w:eastAsia="is-IS"/>
              </w:rPr>
              <w:t xml:space="preserve">Hér sést hvað jöfnunarsætin í hverju kerfi raska því mikið hvað flokkarnir fengju af sætum ef </w:t>
            </w:r>
            <w:r>
              <w:rPr>
                <w:lang w:eastAsia="is-IS"/>
              </w:rPr>
              <w:t>úrslitin í kjördæmunum réðu ein ferðinni.</w:t>
            </w:r>
          </w:p>
        </w:tc>
      </w:tr>
      <w:tr w:rsidR="00F8497B" w:rsidRPr="003B5775" w14:paraId="0D314DF7"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639B448E" w14:textId="77777777" w:rsidR="00F8497B" w:rsidRPr="005E2666" w:rsidRDefault="00F8497B" w:rsidP="0011293E">
            <w:pPr>
              <w:pStyle w:val="Feitreitur"/>
              <w:rPr>
                <w:lang w:eastAsia="is-IS"/>
              </w:rPr>
            </w:pPr>
            <w:r w:rsidRPr="005E2666">
              <w:rPr>
                <w:lang w:eastAsia="is-IS"/>
              </w:rPr>
              <w:t>Party totals: All constituencies combined</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56A1DC9E" w14:textId="77777777" w:rsidR="00F8497B" w:rsidRPr="00F27C40" w:rsidRDefault="00F8497B" w:rsidP="0011293E">
            <w:pPr>
              <w:pStyle w:val="Reitur"/>
              <w:rPr>
                <w:lang w:eastAsia="is-IS"/>
              </w:rPr>
            </w:pPr>
            <w:r w:rsidRPr="00F27C40">
              <w:rPr>
                <w:lang w:eastAsia="is-IS"/>
              </w:rPr>
              <w:t>Mismunasumma yfir alla flokka af heildarsætum hvers þeirra.</w:t>
            </w:r>
            <w:r>
              <w:rPr>
                <w:lang w:eastAsia="is-IS"/>
              </w:rPr>
              <w:t xml:space="preserve"> </w:t>
            </w:r>
            <w:r w:rsidRPr="005E2666">
              <w:rPr>
                <w:highlight w:val="yellow"/>
              </w:rPr>
              <w:t>Hugsanlegir þröskuldar eru áfram virtir.</w:t>
            </w:r>
          </w:p>
        </w:tc>
        <w:tc>
          <w:tcPr>
            <w:tcW w:w="4252" w:type="dxa"/>
            <w:tcBorders>
              <w:top w:val="single" w:sz="4" w:space="0" w:color="auto"/>
              <w:left w:val="single" w:sz="4" w:space="0" w:color="auto"/>
              <w:bottom w:val="single" w:sz="4" w:space="0" w:color="auto"/>
              <w:right w:val="single" w:sz="4" w:space="0" w:color="auto"/>
            </w:tcBorders>
          </w:tcPr>
          <w:p w14:paraId="1A997BDB" w14:textId="77777777" w:rsidR="00F8497B" w:rsidRPr="00F27C40" w:rsidRDefault="00F8497B" w:rsidP="0011293E">
            <w:pPr>
              <w:pStyle w:val="Reitur"/>
              <w:rPr>
                <w:lang w:eastAsia="is-IS"/>
              </w:rPr>
            </w:pPr>
            <w:r w:rsidRPr="00F27C40">
              <w:rPr>
                <w:lang w:eastAsia="is-IS"/>
              </w:rPr>
              <w:t>Hér er landið gert að einu kjördæmi, en hugsanlegri skiptingu í kjördæmis- og jöfnunarsæti þó við haldið.</w:t>
            </w:r>
            <w:r w:rsidRPr="00F27C40">
              <w:t xml:space="preserve"> </w:t>
            </w:r>
          </w:p>
        </w:tc>
      </w:tr>
    </w:tbl>
    <w:p w14:paraId="3788A232" w14:textId="77777777" w:rsidR="00F8497B" w:rsidRDefault="00F8497B" w:rsidP="00F8497B">
      <w:pPr>
        <w:pStyle w:val="Heading3"/>
        <w:rPr>
          <w:noProof/>
        </w:rPr>
      </w:pPr>
      <w:bookmarkStart w:id="256" w:name="_Toc105511142"/>
      <w:r w:rsidRPr="004E4110">
        <w:rPr>
          <w:noProof/>
        </w:rPr>
        <w:t>Compared w. tested systems and source votes:</w:t>
      </w:r>
      <w:r w:rsidRPr="00721A71">
        <w:rPr>
          <w:noProof/>
        </w:rPr>
        <w:t xml:space="preserve"> Samanburður við grunnúthlutun</w:t>
      </w:r>
      <w:bookmarkEnd w:id="256"/>
    </w:p>
    <w:p w14:paraId="0FC32B1D" w14:textId="77777777" w:rsidR="00F8497B" w:rsidRPr="003B5775" w:rsidRDefault="00F8497B" w:rsidP="00F8497B">
      <w:pPr>
        <w:pStyle w:val="Texti"/>
        <w:rPr>
          <w:lang w:eastAsia="is-IS"/>
        </w:rPr>
      </w:pPr>
      <w:r w:rsidRPr="003B5775">
        <w:rPr>
          <w:lang w:eastAsia="is-IS"/>
        </w:rPr>
        <w:t xml:space="preserve">Tilgangur þessa </w:t>
      </w:r>
      <w:r>
        <w:rPr>
          <w:lang w:eastAsia="is-IS"/>
        </w:rPr>
        <w:t xml:space="preserve">samanburðar </w:t>
      </w:r>
      <w:r w:rsidRPr="003B5775">
        <w:rPr>
          <w:lang w:eastAsia="is-IS"/>
        </w:rPr>
        <w:t>er að meta með einföldum hætti hvort það kerfi</w:t>
      </w:r>
      <w:r>
        <w:rPr>
          <w:lang w:eastAsia="is-IS"/>
        </w:rPr>
        <w:t>,</w:t>
      </w:r>
      <w:r w:rsidRPr="003B5775">
        <w:rPr>
          <w:lang w:eastAsia="is-IS"/>
        </w:rPr>
        <w:t xml:space="preserve"> sem til skoðunar </w:t>
      </w:r>
      <w:r>
        <w:rPr>
          <w:lang w:eastAsia="is-IS"/>
        </w:rPr>
        <w:t>er, sé</w:t>
      </w:r>
      <w:r w:rsidRPr="003B5775">
        <w:rPr>
          <w:lang w:eastAsia="is-IS"/>
        </w:rPr>
        <w:t xml:space="preserve"> viðkvæmt fyrir smábreytingum atkvæða. Velja verður lágt staðalfrávik á hermdu úrslitunum</w:t>
      </w:r>
      <w:r>
        <w:rPr>
          <w:lang w:eastAsia="is-IS"/>
        </w:rPr>
        <w:t xml:space="preserve"> í þessu skyni</w:t>
      </w:r>
      <w:r w:rsidRPr="003B5775">
        <w:rPr>
          <w:lang w:eastAsia="is-IS"/>
        </w:rPr>
        <w:t>.</w:t>
      </w:r>
      <w:r>
        <w:rPr>
          <w:lang w:eastAsia="is-IS"/>
        </w:rPr>
        <w:t xml:space="preserve"> Niðurstöðurnar sem sýndar eru hér á eftir taka því mið af mun lægra </w:t>
      </w:r>
      <w:r w:rsidRPr="001C3EF4">
        <w:t>fráviksstuðli</w:t>
      </w:r>
      <w:r>
        <w:t xml:space="preserve"> en í þeim niðurstöðum sem annars eru sýndar til skýringar. Nú er fráviksstuðullinn aðeins 0,01.</w:t>
      </w:r>
    </w:p>
    <w:p w14:paraId="4D59ADEF" w14:textId="77777777" w:rsidR="00F8497B" w:rsidRDefault="00F8497B" w:rsidP="00F8497B">
      <w:pPr>
        <w:pStyle w:val="Texti"/>
      </w:pPr>
      <w:r>
        <w:rPr>
          <w:noProof/>
        </w:rPr>
        <w:drawing>
          <wp:inline distT="0" distB="0" distL="0" distR="0" wp14:anchorId="65D9E0DA" wp14:editId="7293EDE0">
            <wp:extent cx="5759450" cy="6242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4205"/>
                    </a:xfrm>
                    <a:prstGeom prst="rect">
                      <a:avLst/>
                    </a:prstGeom>
                  </pic:spPr>
                </pic:pic>
              </a:graphicData>
            </a:graphic>
          </wp:inline>
        </w:drawing>
      </w:r>
    </w:p>
    <w:p w14:paraId="04727EB9" w14:textId="77777777" w:rsidR="00F8497B" w:rsidRDefault="00F8497B" w:rsidP="00F8497B">
      <w:pPr>
        <w:pStyle w:val="Texti"/>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48"/>
        <w:gridCol w:w="4819"/>
      </w:tblGrid>
      <w:tr w:rsidR="00F8497B" w:rsidRPr="003B5775" w14:paraId="06B7F08B" w14:textId="77777777" w:rsidTr="0011293E">
        <w:trPr>
          <w:trHeight w:val="315"/>
        </w:trPr>
        <w:tc>
          <w:tcPr>
            <w:tcW w:w="4248" w:type="dxa"/>
            <w:shd w:val="clear" w:color="auto" w:fill="auto"/>
            <w:noWrap/>
          </w:tcPr>
          <w:p w14:paraId="37742AF7" w14:textId="77777777" w:rsidR="00F8497B" w:rsidRPr="003B5775" w:rsidRDefault="00F8497B" w:rsidP="0011293E">
            <w:pPr>
              <w:pStyle w:val="Feitreitur"/>
            </w:pPr>
            <w:r w:rsidRPr="003B5775">
              <w:t>– compared w. tested systems and source votes</w:t>
            </w:r>
          </w:p>
        </w:tc>
        <w:tc>
          <w:tcPr>
            <w:tcW w:w="4819" w:type="dxa"/>
            <w:shd w:val="clear" w:color="auto" w:fill="auto"/>
            <w:noWrap/>
          </w:tcPr>
          <w:p w14:paraId="7EA12290" w14:textId="77777777" w:rsidR="00F8497B" w:rsidRPr="003B5775" w:rsidRDefault="00F8497B" w:rsidP="0011293E">
            <w:pPr>
              <w:pStyle w:val="Feitreitur"/>
              <w:rPr>
                <w:lang w:eastAsia="is-IS"/>
              </w:rPr>
            </w:pPr>
            <w:r w:rsidRPr="003B5775">
              <w:rPr>
                <w:lang w:eastAsia="is-IS"/>
              </w:rPr>
              <w:t xml:space="preserve">-  samanburður á </w:t>
            </w:r>
            <w:r>
              <w:rPr>
                <w:lang w:eastAsia="is-IS"/>
              </w:rPr>
              <w:t xml:space="preserve">hermdu </w:t>
            </w:r>
            <w:r w:rsidRPr="003B5775">
              <w:rPr>
                <w:lang w:eastAsia="is-IS"/>
              </w:rPr>
              <w:t>úthlut</w:t>
            </w:r>
            <w:r>
              <w:rPr>
                <w:lang w:eastAsia="is-IS"/>
              </w:rPr>
              <w:t xml:space="preserve">unum </w:t>
            </w:r>
            <w:r w:rsidRPr="003B5775">
              <w:rPr>
                <w:lang w:eastAsia="is-IS"/>
              </w:rPr>
              <w:t xml:space="preserve">með viðkomandi kerfi </w:t>
            </w:r>
            <w:r>
              <w:rPr>
                <w:lang w:eastAsia="is-IS"/>
              </w:rPr>
              <w:t xml:space="preserve">miðað við úthlutun þess á grundvelli </w:t>
            </w:r>
            <w:r w:rsidRPr="003B5775">
              <w:rPr>
                <w:lang w:eastAsia="is-IS"/>
              </w:rPr>
              <w:t>sjálf</w:t>
            </w:r>
            <w:r>
              <w:rPr>
                <w:lang w:eastAsia="is-IS"/>
              </w:rPr>
              <w:t>ra</w:t>
            </w:r>
            <w:r w:rsidRPr="003B5775">
              <w:rPr>
                <w:lang w:eastAsia="is-IS"/>
              </w:rPr>
              <w:t xml:space="preserve"> grunn</w:t>
            </w:r>
            <w:r>
              <w:rPr>
                <w:lang w:eastAsia="is-IS"/>
              </w:rPr>
              <w:t>atkvæðanna án hermunar á þeim</w:t>
            </w:r>
          </w:p>
        </w:tc>
      </w:tr>
      <w:tr w:rsidR="00F8497B" w:rsidRPr="003B5775" w14:paraId="26814D70" w14:textId="77777777" w:rsidTr="0011293E">
        <w:trPr>
          <w:trHeight w:val="315"/>
        </w:trPr>
        <w:tc>
          <w:tcPr>
            <w:tcW w:w="4248" w:type="dxa"/>
            <w:shd w:val="clear" w:color="auto" w:fill="auto"/>
            <w:noWrap/>
          </w:tcPr>
          <w:p w14:paraId="5993AC48" w14:textId="77777777" w:rsidR="00F8497B" w:rsidRPr="005E2666" w:rsidRDefault="00F8497B" w:rsidP="0011293E">
            <w:pPr>
              <w:pStyle w:val="Feitreitur"/>
              <w:rPr>
                <w:lang w:eastAsia="is-IS"/>
              </w:rPr>
            </w:pPr>
            <w:r w:rsidRPr="005E2666">
              <w:rPr>
                <w:lang w:eastAsia="is-IS"/>
              </w:rPr>
              <w:t>Individual lists</w:t>
            </w:r>
          </w:p>
        </w:tc>
        <w:tc>
          <w:tcPr>
            <w:tcW w:w="4819" w:type="dxa"/>
            <w:shd w:val="clear" w:color="auto" w:fill="auto"/>
            <w:noWrap/>
          </w:tcPr>
          <w:p w14:paraId="1145314F" w14:textId="77777777" w:rsidR="00F8497B" w:rsidRPr="003B5775" w:rsidRDefault="00F8497B" w:rsidP="0011293E">
            <w:pPr>
              <w:pStyle w:val="Reitur"/>
              <w:rPr>
                <w:lang w:eastAsia="is-IS"/>
              </w:rPr>
            </w:pPr>
            <w:r>
              <w:rPr>
                <w:lang w:eastAsia="is-IS"/>
              </w:rPr>
              <w:t>E</w:t>
            </w:r>
            <w:r w:rsidRPr="003B5775">
              <w:rPr>
                <w:lang w:eastAsia="is-IS"/>
              </w:rPr>
              <w:t>instak</w:t>
            </w:r>
            <w:r>
              <w:rPr>
                <w:lang w:eastAsia="is-IS"/>
              </w:rPr>
              <w:t>ir</w:t>
            </w:r>
            <w:r w:rsidRPr="003B5775">
              <w:rPr>
                <w:lang w:eastAsia="is-IS"/>
              </w:rPr>
              <w:t xml:space="preserve"> lista</w:t>
            </w:r>
            <w:r>
              <w:rPr>
                <w:lang w:eastAsia="is-IS"/>
              </w:rPr>
              <w:t>r hver fyrir sig</w:t>
            </w:r>
          </w:p>
        </w:tc>
      </w:tr>
      <w:tr w:rsidR="00F8497B" w:rsidRPr="003B5775" w14:paraId="6C255D1E" w14:textId="77777777" w:rsidTr="0011293E">
        <w:trPr>
          <w:trHeight w:val="315"/>
        </w:trPr>
        <w:tc>
          <w:tcPr>
            <w:tcW w:w="4248" w:type="dxa"/>
            <w:shd w:val="clear" w:color="auto" w:fill="auto"/>
            <w:noWrap/>
          </w:tcPr>
          <w:p w14:paraId="49847BD5" w14:textId="77777777" w:rsidR="00F8497B" w:rsidRPr="005E2666" w:rsidRDefault="00F8497B" w:rsidP="0011293E">
            <w:pPr>
              <w:pStyle w:val="Feitreitur"/>
              <w:rPr>
                <w:lang w:eastAsia="is-IS"/>
              </w:rPr>
            </w:pPr>
            <w:r w:rsidRPr="005E2666">
              <w:rPr>
                <w:lang w:eastAsia="is-IS"/>
              </w:rPr>
              <w:t>Party totals</w:t>
            </w:r>
          </w:p>
        </w:tc>
        <w:tc>
          <w:tcPr>
            <w:tcW w:w="4819" w:type="dxa"/>
            <w:shd w:val="clear" w:color="auto" w:fill="auto"/>
            <w:noWrap/>
          </w:tcPr>
          <w:p w14:paraId="7A8F726B" w14:textId="77777777" w:rsidR="00F8497B" w:rsidRPr="003B5775" w:rsidRDefault="00F8497B" w:rsidP="0011293E">
            <w:pPr>
              <w:pStyle w:val="Reitur"/>
              <w:rPr>
                <w:lang w:eastAsia="is-IS"/>
              </w:rPr>
            </w:pPr>
            <w:r w:rsidRPr="003B5775">
              <w:rPr>
                <w:lang w:eastAsia="is-IS"/>
              </w:rPr>
              <w:t>Hver flokkur í heild</w:t>
            </w:r>
            <w:r>
              <w:rPr>
                <w:lang w:eastAsia="is-IS"/>
              </w:rPr>
              <w:t>, þ.e. aðeins á landsvísu</w:t>
            </w:r>
          </w:p>
        </w:tc>
      </w:tr>
    </w:tbl>
    <w:p w14:paraId="7072379D" w14:textId="77777777" w:rsidR="00F8497B" w:rsidRDefault="00F8497B" w:rsidP="00F8497B">
      <w:pPr>
        <w:pStyle w:val="Texti"/>
      </w:pPr>
    </w:p>
    <w:p w14:paraId="68CC7BA4" w14:textId="77777777" w:rsidR="00F8497B" w:rsidRDefault="00F8497B" w:rsidP="00F8497B">
      <w:pPr>
        <w:pStyle w:val="Texti"/>
      </w:pPr>
      <w:r w:rsidRPr="004D3EE9">
        <w:t>Í því talnadæmi sem hér um ræðir er staðalfrávikið í atkvæðatölum hvers lista á rólinu 5-160</w:t>
      </w:r>
      <w:r>
        <w:t xml:space="preserve"> atkvæði (sem sést þó ekki á myndinni hér á undan), sem er lítið. Niðurstaðan sýnir að þessi breytileiki veltir að </w:t>
      </w:r>
      <w:r w:rsidRPr="004D3EE9">
        <w:t>meðaltali 2,378 listasæ</w:t>
      </w:r>
      <w:r>
        <w:t>tum til eða frá skv. aðferð íslensku laganna (</w:t>
      </w:r>
      <w:r w:rsidRPr="004D039C">
        <w:rPr>
          <w:i/>
          <w:iCs/>
        </w:rPr>
        <w:t>IceLaw</w:t>
      </w:r>
      <w:r>
        <w:t>), en nokkru meiru eða 2,849 sætum í bestu aðferðinni (</w:t>
      </w:r>
      <w:r w:rsidRPr="004D039C">
        <w:rPr>
          <w:i/>
          <w:iCs/>
        </w:rPr>
        <w:t>OptimalDivisor</w:t>
      </w:r>
      <w:r>
        <w:t>). Vikbilin sýna að þetta sé marktækur munur, að íslensku lögin virðast  nokkru stöðugri en besta lausnin. Þetta þyrfti þá að skoða betur.</w:t>
      </w:r>
    </w:p>
    <w:p w14:paraId="07B03B4B" w14:textId="77777777" w:rsidR="00F8497B" w:rsidRDefault="00F8497B" w:rsidP="00F8497B">
      <w:pPr>
        <w:pStyle w:val="Texti"/>
      </w:pPr>
      <w:r>
        <w:lastRenderedPageBreak/>
        <w:t>Einungis 0,112 sæti af heildarsætum flokkanna færast að meðaltali við þessi litlu breytingar á atkvæðum listanna og er þetta eins fyrir bæði kerfin, enda byggja þau á sömu úthlutunum kjördæmissæta og sömu skiptingu jöfnunarsæta milli flokka.</w:t>
      </w:r>
    </w:p>
    <w:p w14:paraId="0EDF5144" w14:textId="77777777" w:rsidR="00F8497B" w:rsidRPr="00E36B06" w:rsidRDefault="00F8497B" w:rsidP="00F8497B">
      <w:pPr>
        <w:pStyle w:val="Heading3"/>
      </w:pPr>
      <w:bookmarkStart w:id="257" w:name="_Toc105511143"/>
      <w:r w:rsidRPr="00E36B06">
        <w:t>Compared with following electoral systems: Samanburður við eftirfarandi kerfi</w:t>
      </w:r>
      <w:bookmarkEnd w:id="257"/>
    </w:p>
    <w:p w14:paraId="283D46D7" w14:textId="77777777" w:rsidR="00F8497B" w:rsidRDefault="00F8497B" w:rsidP="00F8497B">
      <w:pPr>
        <w:pStyle w:val="Texti"/>
      </w:pPr>
      <w:r>
        <w:t xml:space="preserve">Í þeirri síðustu þessara samanburðartafla er hvert það kerfi, sem til prófunar er, borið saman við þau viðmiðunarkerfi sem valin hafa verið </w:t>
      </w:r>
      <w:r w:rsidRPr="004D3EE9">
        <w:t>sem slík; hér er aðeins samanburðar milli tveggja, sem sýna þá auðvitað sömu tölurnar:</w:t>
      </w:r>
    </w:p>
    <w:p w14:paraId="51D3753B" w14:textId="77777777" w:rsidR="00F8497B" w:rsidRDefault="00F8497B" w:rsidP="00F8497B">
      <w:pPr>
        <w:pStyle w:val="Texti"/>
      </w:pPr>
      <w:r>
        <w:rPr>
          <w:noProof/>
        </w:rPr>
        <w:drawing>
          <wp:inline distT="0" distB="0" distL="0" distR="0" wp14:anchorId="30198CAF" wp14:editId="5F36D509">
            <wp:extent cx="5759450" cy="793750"/>
            <wp:effectExtent l="0" t="0" r="0" b="635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2"/>
                    <a:stretch>
                      <a:fillRect/>
                    </a:stretch>
                  </pic:blipFill>
                  <pic:spPr>
                    <a:xfrm>
                      <a:off x="0" y="0"/>
                      <a:ext cx="5759450" cy="793750"/>
                    </a:xfrm>
                    <a:prstGeom prst="rect">
                      <a:avLst/>
                    </a:prstGeom>
                  </pic:spPr>
                </pic:pic>
              </a:graphicData>
            </a:graphic>
          </wp:inline>
        </w:drawing>
      </w:r>
    </w:p>
    <w:p w14:paraId="38452B15" w14:textId="77777777" w:rsidR="00F8497B" w:rsidRDefault="00F8497B" w:rsidP="00F8497B">
      <w:pPr>
        <w:pStyle w:val="Texti"/>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6237"/>
      </w:tblGrid>
      <w:tr w:rsidR="00F8497B" w:rsidRPr="001C3EF4" w14:paraId="79E1D380" w14:textId="77777777" w:rsidTr="0011293E">
        <w:trPr>
          <w:trHeight w:val="315"/>
        </w:trPr>
        <w:tc>
          <w:tcPr>
            <w:tcW w:w="2830" w:type="dxa"/>
            <w:shd w:val="clear" w:color="auto" w:fill="auto"/>
            <w:noWrap/>
          </w:tcPr>
          <w:p w14:paraId="50928584" w14:textId="77777777" w:rsidR="00F8497B" w:rsidRPr="004F4BCA" w:rsidRDefault="00F8497B" w:rsidP="0011293E">
            <w:pPr>
              <w:pStyle w:val="Feitreitur"/>
            </w:pPr>
            <w:r>
              <w:t xml:space="preserve">– </w:t>
            </w:r>
            <w:r w:rsidRPr="008C62B7">
              <w:t>compared with following electoral systems …</w:t>
            </w:r>
          </w:p>
        </w:tc>
        <w:tc>
          <w:tcPr>
            <w:tcW w:w="6237" w:type="dxa"/>
            <w:shd w:val="clear" w:color="auto" w:fill="auto"/>
            <w:noWrap/>
          </w:tcPr>
          <w:p w14:paraId="2018FE55" w14:textId="77777777" w:rsidR="00F8497B" w:rsidRPr="001C3EF4" w:rsidRDefault="00F8497B" w:rsidP="0011293E">
            <w:pPr>
              <w:pStyle w:val="Feitreitur"/>
              <w:rPr>
                <w:lang w:eastAsia="is-IS"/>
              </w:rPr>
            </w:pPr>
            <w:r>
              <w:rPr>
                <w:lang w:eastAsia="is-IS"/>
              </w:rPr>
              <w:t>-  samanburður á úthlutun með viðkomandi kerfi annars vegar og hins vegar fyrir eftirfarandi kerfi …</w:t>
            </w:r>
          </w:p>
        </w:tc>
      </w:tr>
      <w:tr w:rsidR="00F8497B" w:rsidRPr="001C3EF4" w14:paraId="2206A220" w14:textId="77777777" w:rsidTr="0011293E">
        <w:trPr>
          <w:trHeight w:val="315"/>
        </w:trPr>
        <w:tc>
          <w:tcPr>
            <w:tcW w:w="2830" w:type="dxa"/>
            <w:shd w:val="clear" w:color="auto" w:fill="auto"/>
            <w:noWrap/>
          </w:tcPr>
          <w:p w14:paraId="677BC06C" w14:textId="77777777" w:rsidR="00F8497B" w:rsidRPr="00D33EA3" w:rsidRDefault="00F8497B" w:rsidP="0011293E">
            <w:pPr>
              <w:pStyle w:val="Feitreitur"/>
              <w:rPr>
                <w:lang w:eastAsia="is-IS"/>
              </w:rPr>
            </w:pPr>
            <w:r w:rsidRPr="00D33EA3">
              <w:rPr>
                <w:lang w:eastAsia="is-IS"/>
              </w:rPr>
              <w:t xml:space="preserve">Individual lists: </w:t>
            </w:r>
            <w:r>
              <w:rPr>
                <w:lang w:eastAsia="is-IS"/>
              </w:rPr>
              <w:t>…</w:t>
            </w:r>
          </w:p>
        </w:tc>
        <w:tc>
          <w:tcPr>
            <w:tcW w:w="6237" w:type="dxa"/>
            <w:shd w:val="clear" w:color="auto" w:fill="auto"/>
            <w:noWrap/>
          </w:tcPr>
          <w:p w14:paraId="1191D0DE" w14:textId="77777777" w:rsidR="00F8497B" w:rsidRDefault="00F8497B" w:rsidP="0011293E">
            <w:pPr>
              <w:pStyle w:val="Reitur"/>
              <w:rPr>
                <w:lang w:eastAsia="is-IS"/>
              </w:rPr>
            </w:pPr>
            <w:r>
              <w:rPr>
                <w:lang w:eastAsia="is-IS"/>
              </w:rPr>
              <w:t>E</w:t>
            </w:r>
            <w:r w:rsidRPr="003B5775">
              <w:rPr>
                <w:lang w:eastAsia="is-IS"/>
              </w:rPr>
              <w:t>instak</w:t>
            </w:r>
            <w:r>
              <w:rPr>
                <w:lang w:eastAsia="is-IS"/>
              </w:rPr>
              <w:t>ir</w:t>
            </w:r>
            <w:r w:rsidRPr="003B5775">
              <w:rPr>
                <w:lang w:eastAsia="is-IS"/>
              </w:rPr>
              <w:t xml:space="preserve"> lista</w:t>
            </w:r>
            <w:r>
              <w:rPr>
                <w:lang w:eastAsia="is-IS"/>
              </w:rPr>
              <w:t>r hver fyrir sig: …</w:t>
            </w:r>
          </w:p>
        </w:tc>
      </w:tr>
      <w:tr w:rsidR="00F8497B" w:rsidRPr="001C3EF4" w14:paraId="45779A96" w14:textId="77777777" w:rsidTr="0011293E">
        <w:trPr>
          <w:trHeight w:val="315"/>
        </w:trPr>
        <w:tc>
          <w:tcPr>
            <w:tcW w:w="2830" w:type="dxa"/>
            <w:shd w:val="clear" w:color="auto" w:fill="auto"/>
            <w:noWrap/>
          </w:tcPr>
          <w:p w14:paraId="7386786B" w14:textId="77777777" w:rsidR="00F8497B" w:rsidRPr="00A509F6" w:rsidRDefault="00F8497B" w:rsidP="0011293E">
            <w:pPr>
              <w:pStyle w:val="Feitreitur"/>
              <w:rPr>
                <w:lang w:eastAsia="is-IS"/>
              </w:rPr>
            </w:pPr>
            <w:r w:rsidRPr="00A509F6">
              <w:rPr>
                <w:lang w:eastAsia="is-IS"/>
              </w:rPr>
              <w:t>Party totals</w:t>
            </w:r>
            <w:r>
              <w:rPr>
                <w:lang w:eastAsia="is-IS"/>
              </w:rPr>
              <w:t xml:space="preserve">: </w:t>
            </w:r>
            <w:r w:rsidRPr="00D33EA3">
              <w:rPr>
                <w:lang w:eastAsia="is-IS"/>
              </w:rPr>
              <w:t xml:space="preserve">: </w:t>
            </w:r>
            <w:r>
              <w:rPr>
                <w:lang w:eastAsia="is-IS"/>
              </w:rPr>
              <w:t>…</w:t>
            </w:r>
          </w:p>
        </w:tc>
        <w:tc>
          <w:tcPr>
            <w:tcW w:w="6237" w:type="dxa"/>
            <w:shd w:val="clear" w:color="auto" w:fill="auto"/>
            <w:noWrap/>
          </w:tcPr>
          <w:p w14:paraId="08C69610" w14:textId="77777777" w:rsidR="00F8497B" w:rsidRDefault="00F8497B" w:rsidP="0011293E">
            <w:pPr>
              <w:pStyle w:val="Reitur"/>
              <w:rPr>
                <w:lang w:eastAsia="is-IS"/>
              </w:rPr>
            </w:pPr>
            <w:r>
              <w:rPr>
                <w:lang w:eastAsia="is-IS"/>
              </w:rPr>
              <w:t>Hver flokkur í heild: …</w:t>
            </w:r>
          </w:p>
        </w:tc>
      </w:tr>
    </w:tbl>
    <w:p w14:paraId="18723DDE" w14:textId="77777777" w:rsidR="00F8497B" w:rsidRDefault="00F8497B" w:rsidP="00F8497B">
      <w:pPr>
        <w:pStyle w:val="Texti"/>
      </w:pPr>
    </w:p>
    <w:p w14:paraId="71BC2B29" w14:textId="77777777" w:rsidR="00F8497B" w:rsidRDefault="00F8497B" w:rsidP="00F8497B">
      <w:pPr>
        <w:pStyle w:val="Texti"/>
      </w:pPr>
      <w:r>
        <w:t xml:space="preserve">Talnadæmið sýnir að mismunur á sætum </w:t>
      </w:r>
      <w:r w:rsidRPr="004A2FEC">
        <w:rPr>
          <w:u w:val="single"/>
        </w:rPr>
        <w:t>listanna</w:t>
      </w:r>
      <w:r>
        <w:t xml:space="preserve"> í heild nemur að meðaltali 4,841 sæti, sem er svo sem ekki stór hluti af heildarsætunum 63. Jafnframt má lýsa þessu þannig að tæplega eins sætis munur skýtur upp kollinum í hverju kjördæmanna sex og að meðaltali rúmt hálft sæti hjá hverjum flokki. Í þessum 5000 kosningaúrslitum fór mimunurinn upp í 16 sæti mest. Þetta kemur allt fram í tveimur efri talnalínum hinnar sýndu niðurstöðu. </w:t>
      </w:r>
    </w:p>
    <w:p w14:paraId="5AD0C8F7" w14:textId="77777777" w:rsidR="00F8497B" w:rsidRDefault="00F8497B" w:rsidP="00F8497B">
      <w:pPr>
        <w:pStyle w:val="Texti"/>
        <w:rPr>
          <w:b/>
          <w:bCs/>
          <w:sz w:val="28"/>
          <w:szCs w:val="28"/>
        </w:rPr>
      </w:pPr>
      <w:r>
        <w:t xml:space="preserve">Í neðri línum tveimur er aðeins aðgætt hvort einhverju munar á sætaskipan </w:t>
      </w:r>
      <w:r w:rsidRPr="004A2FEC">
        <w:rPr>
          <w:u w:val="single"/>
        </w:rPr>
        <w:t>flokkanna</w:t>
      </w:r>
      <w:r>
        <w:t xml:space="preserve"> í heild hjá hverjum þeirra. Munurinn er enginn í þessu dæmi, einfaldlega vegna þess að í öllum aðferðum er kjördæmissætum úthlutað með sama hætti og uppskipting jöfnunarsæta er líka höfð eins.</w:t>
      </w:r>
    </w:p>
    <w:p w14:paraId="16BA9C5A" w14:textId="77777777" w:rsidR="00F8497B" w:rsidRPr="003C49F9" w:rsidRDefault="00F8497B" w:rsidP="00F8497B">
      <w:pPr>
        <w:pStyle w:val="Heading2"/>
      </w:pPr>
      <w:bookmarkStart w:id="258" w:name="_Toc105511144"/>
      <w:r>
        <w:t>Heildarúthlutun sæta</w:t>
      </w:r>
      <w:bookmarkEnd w:id="258"/>
    </w:p>
    <w:p w14:paraId="100CDC66" w14:textId="77777777" w:rsidR="00F8497B" w:rsidRDefault="00F8497B" w:rsidP="00F8497B">
      <w:pPr>
        <w:pStyle w:val="Texti"/>
      </w:pPr>
      <w:r>
        <w:t>Þá taka við töflur sýna fyrir hverja prófaða aðferð sætaúthlutanir fyrir hvern lista svo og summur eftir kjördæmum og flokkum.</w:t>
      </w:r>
    </w:p>
    <w:p w14:paraId="586FF544" w14:textId="77777777" w:rsidR="00F8497B" w:rsidRDefault="00F8497B" w:rsidP="00F8497B">
      <w:pPr>
        <w:pStyle w:val="Texti"/>
      </w:pPr>
      <w:r>
        <w:t>Þetta er gert fyrir kjördæmis- (</w:t>
      </w:r>
      <w:r w:rsidRPr="00DB5315">
        <w:rPr>
          <w:i/>
          <w:iCs/>
        </w:rPr>
        <w:t>constituency</w:t>
      </w:r>
      <w:r>
        <w:t>) og jöfnunarsæti (</w:t>
      </w:r>
      <w:r w:rsidRPr="00DB5315">
        <w:rPr>
          <w:i/>
          <w:iCs/>
        </w:rPr>
        <w:t>adjustment</w:t>
      </w:r>
      <w:r>
        <w:t>) aðskilið svo og til samans (</w:t>
      </w:r>
      <w:r w:rsidRPr="00DB5315">
        <w:rPr>
          <w:i/>
          <w:iCs/>
        </w:rPr>
        <w:t>total</w:t>
      </w:r>
      <w:r>
        <w:t>).</w:t>
      </w:r>
    </w:p>
    <w:p w14:paraId="5A212517" w14:textId="77777777" w:rsidR="00F8497B" w:rsidRDefault="00F8497B" w:rsidP="00F8497B">
      <w:pPr>
        <w:pStyle w:val="Texti"/>
      </w:pPr>
      <w:r w:rsidRPr="001C3EF4">
        <w:t>Birt eru meðaltöl (</w:t>
      </w:r>
      <w:r w:rsidRPr="001C3EF4">
        <w:rPr>
          <w:i/>
          <w:iCs/>
        </w:rPr>
        <w:t>Av</w:t>
      </w:r>
      <w:r>
        <w:rPr>
          <w:i/>
          <w:iCs/>
        </w:rPr>
        <w:t>g.</w:t>
      </w:r>
      <w:r w:rsidRPr="001C3EF4">
        <w:t xml:space="preserve">) </w:t>
      </w:r>
      <w:r>
        <w:t xml:space="preserve">og </w:t>
      </w:r>
      <w:r w:rsidRPr="001C3EF4">
        <w:t>staðal</w:t>
      </w:r>
      <w:r>
        <w:t>frávik</w:t>
      </w:r>
      <w:r w:rsidRPr="001C3EF4">
        <w:t xml:space="preserve"> (</w:t>
      </w:r>
      <w:r w:rsidRPr="001C3EF4">
        <w:rPr>
          <w:i/>
          <w:iCs/>
        </w:rPr>
        <w:t>S</w:t>
      </w:r>
      <w:r>
        <w:rPr>
          <w:i/>
          <w:iCs/>
        </w:rPr>
        <w:t>D</w:t>
      </w:r>
      <w:r w:rsidRPr="001C3EF4">
        <w:t>).</w:t>
      </w:r>
    </w:p>
    <w:p w14:paraId="4498D911" w14:textId="77777777" w:rsidR="00F8497B" w:rsidRDefault="00F8497B" w:rsidP="00F8497B">
      <w:pPr>
        <w:pStyle w:val="Texti"/>
      </w:pPr>
      <w:r>
        <w:t xml:space="preserve">Töflurnar líta svona út. Hér eru aðeins sýndar summur jöfnunar- og kjördæmissæta og það fyrir íslensku </w:t>
      </w:r>
      <w:r w:rsidRPr="001D6606">
        <w:t>lögin (</w:t>
      </w:r>
      <w:r w:rsidRPr="002C1EED">
        <w:rPr>
          <w:i/>
          <w:iCs/>
        </w:rPr>
        <w:t>IceLaw</w:t>
      </w:r>
      <w:r w:rsidRPr="001D6606">
        <w:t>) og bestu aðferðina (</w:t>
      </w:r>
      <w:r w:rsidRPr="002C1EED">
        <w:rPr>
          <w:i/>
          <w:iCs/>
        </w:rPr>
        <w:t>OptimalDivisor</w:t>
      </w:r>
      <w:r w:rsidRPr="001D6606">
        <w:t>)</w:t>
      </w:r>
      <w:r>
        <w:t>.</w:t>
      </w:r>
    </w:p>
    <w:p w14:paraId="36CC48BA" w14:textId="77777777" w:rsidR="00F8497B" w:rsidRDefault="00F8497B" w:rsidP="00F8497B">
      <w:pPr>
        <w:pStyle w:val="Texti"/>
      </w:pPr>
    </w:p>
    <w:p w14:paraId="560EE275" w14:textId="77777777" w:rsidR="00F8497B" w:rsidRDefault="00F8497B" w:rsidP="00F8497B">
      <w:pPr>
        <w:pStyle w:val="Texti"/>
      </w:pPr>
      <w:r>
        <w:rPr>
          <w:noProof/>
        </w:rPr>
        <w:lastRenderedPageBreak/>
        <w:drawing>
          <wp:anchor distT="0" distB="0" distL="114300" distR="114300" simplePos="0" relativeHeight="251702784" behindDoc="0" locked="0" layoutInCell="1" allowOverlap="1" wp14:anchorId="5597B4B4" wp14:editId="37FC2F96">
            <wp:simplePos x="0" y="0"/>
            <wp:positionH relativeFrom="margin">
              <wp:posOffset>108585</wp:posOffset>
            </wp:positionH>
            <wp:positionV relativeFrom="margin">
              <wp:posOffset>3819525</wp:posOffset>
            </wp:positionV>
            <wp:extent cx="5694045" cy="1685290"/>
            <wp:effectExtent l="0" t="0" r="1905" b="0"/>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694045" cy="1685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BA714C" wp14:editId="6B994859">
            <wp:extent cx="5759450" cy="1828800"/>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54"/>
                    <a:stretch>
                      <a:fillRect/>
                    </a:stretch>
                  </pic:blipFill>
                  <pic:spPr>
                    <a:xfrm>
                      <a:off x="0" y="0"/>
                      <a:ext cx="5759450" cy="1828800"/>
                    </a:xfrm>
                    <a:prstGeom prst="rect">
                      <a:avLst/>
                    </a:prstGeom>
                  </pic:spPr>
                </pic:pic>
              </a:graphicData>
            </a:graphic>
          </wp:inline>
        </w:drawing>
      </w:r>
    </w:p>
    <w:p w14:paraId="14128902" w14:textId="77777777" w:rsidR="00F8497B" w:rsidRDefault="00F8497B" w:rsidP="00F8497B">
      <w:pPr>
        <w:pStyle w:val="Texti"/>
      </w:pPr>
    </w:p>
    <w:p w14:paraId="261ED7C9" w14:textId="77777777" w:rsidR="00F8497B" w:rsidRDefault="00F8497B" w:rsidP="00F8497B">
      <w:pPr>
        <w:pStyle w:val="Texti"/>
        <w:rPr>
          <w:rFonts w:ascii="Segoe UI" w:hAnsi="Segoe UI" w:cs="Segoe UI"/>
          <w:color w:val="212529"/>
        </w:rPr>
      </w:pPr>
      <w:r>
        <w:t>Ekki kemur á óvart að summurnar (</w:t>
      </w:r>
      <w:r w:rsidRPr="006C5106">
        <w:rPr>
          <w:i/>
          <w:iCs/>
        </w:rPr>
        <w:t>Total</w:t>
      </w:r>
      <w:r>
        <w:t>) í neðstu línunni eru eins, þar sem báðar tilraunirnar byggja á sömu úthlutunarreglum kjördæmissæta og sömu skiptingu jöfnunarsæta milli flokka.</w:t>
      </w:r>
    </w:p>
    <w:p w14:paraId="08490D7E" w14:textId="77777777" w:rsidR="00F8497B" w:rsidRDefault="00F8497B" w:rsidP="00F8497B">
      <w:pPr>
        <w:pStyle w:val="Texti"/>
      </w:pPr>
    </w:p>
    <w:p w14:paraId="75975B95" w14:textId="073BA31E" w:rsidR="00F8497B" w:rsidDel="000350BB" w:rsidRDefault="00F8497B" w:rsidP="00F8497B">
      <w:pPr>
        <w:pStyle w:val="Heading1"/>
        <w:rPr>
          <w:del w:id="259" w:author="Kristján Jónasson - HI" w:date="2022-06-27T13:33:00Z"/>
        </w:rPr>
      </w:pPr>
      <w:bookmarkStart w:id="260" w:name="_Toc105511145"/>
      <w:del w:id="261" w:author="Kristján Jónasson - HI" w:date="2022-06-27T13:33:00Z">
        <w:r w:rsidDel="000350BB">
          <w:lastRenderedPageBreak/>
          <w:delText>Viðaukar</w:delText>
        </w:r>
        <w:bookmarkEnd w:id="260"/>
        <w:r w:rsidDel="000350BB">
          <w:delText xml:space="preserve">  </w:delText>
        </w:r>
      </w:del>
    </w:p>
    <w:p w14:paraId="4AA167E7" w14:textId="0DD92E0A" w:rsidR="00F8497B" w:rsidDel="000350BB" w:rsidRDefault="00F8497B" w:rsidP="00F8497B">
      <w:pPr>
        <w:pStyle w:val="Heading2"/>
        <w:rPr>
          <w:del w:id="262" w:author="Kristján Jónasson - HI" w:date="2022-06-27T13:33:00Z"/>
        </w:rPr>
      </w:pPr>
      <w:bookmarkStart w:id="263" w:name="_Toc105511146"/>
      <w:del w:id="264" w:author="Kristján Jónasson - HI" w:date="2022-06-27T13:33:00Z">
        <w:r w:rsidRPr="0020527A" w:rsidDel="000350BB">
          <w:rPr>
            <w:highlight w:val="yellow"/>
          </w:rPr>
          <w:delText>## Ólokið 17.5.2022</w:delText>
        </w:r>
        <w:bookmarkEnd w:id="263"/>
      </w:del>
    </w:p>
    <w:p w14:paraId="2D1BDDAA" w14:textId="5FC7E18A" w:rsidR="00F8497B" w:rsidDel="000350BB" w:rsidRDefault="00F8497B" w:rsidP="00F8497B">
      <w:pPr>
        <w:pStyle w:val="Texti"/>
        <w:rPr>
          <w:del w:id="265" w:author="Kristján Jónasson - HI" w:date="2022-06-27T13:33:00Z"/>
        </w:rPr>
      </w:pPr>
    </w:p>
    <w:p w14:paraId="211386F2" w14:textId="755EEA49" w:rsidR="00F8497B" w:rsidDel="000350BB" w:rsidRDefault="00F8497B" w:rsidP="00F8497B">
      <w:pPr>
        <w:pStyle w:val="Texti"/>
        <w:rPr>
          <w:del w:id="266" w:author="Kristján Jónasson - HI" w:date="2022-06-27T13:33:00Z"/>
        </w:rPr>
      </w:pPr>
      <w:del w:id="267" w:author="Kristján Jónasson - HI" w:date="2022-06-27T13:33:00Z">
        <w:r w:rsidDel="000350BB">
          <w:delText>Eins og fram hefur komið er megintilgangur hermisins að prófa og bera saman þingkosningakerfi þar sem jöfnunarsæti eru bundinn kjördæmum og tala beggja fyrirskrifuð í hverju kjördæmi. Notandinn getur þó liðkað nokkuð um svigrúmið fyrir jöfnunarsæti hvers kjördæmis. Þá má og kanna tvær gerðir landskjörsfyrirkomulags jöfnunarsæta.</w:delText>
        </w:r>
      </w:del>
    </w:p>
    <w:p w14:paraId="052CB0A2" w14:textId="501BBC74" w:rsidR="00F8497B" w:rsidRPr="0098617C" w:rsidDel="000350BB" w:rsidRDefault="00F8497B" w:rsidP="00F8497B">
      <w:pPr>
        <w:pStyle w:val="Texti"/>
        <w:rPr>
          <w:del w:id="268" w:author="Kristján Jónasson - HI" w:date="2022-06-27T13:33:00Z"/>
        </w:rPr>
      </w:pPr>
      <w:del w:id="269" w:author="Kristján Jónasson - HI" w:date="2022-06-27T13:33:00Z">
        <w:r w:rsidDel="000350BB">
          <w:delText>Þessu er lýst nánar í eftirfarndi undirþáttum. Nánari útfærslur á þessu bíða seinni gerða hermisins.</w:delText>
        </w:r>
      </w:del>
    </w:p>
    <w:p w14:paraId="1E80EB9A" w14:textId="2D58C033" w:rsidR="00F8497B" w:rsidDel="000350BB" w:rsidRDefault="00F8497B" w:rsidP="00F8497B">
      <w:pPr>
        <w:pStyle w:val="Heading2"/>
        <w:rPr>
          <w:del w:id="270" w:author="Kristján Jónasson - HI" w:date="2022-06-27T13:33:00Z"/>
        </w:rPr>
      </w:pPr>
      <w:bookmarkStart w:id="271" w:name="_Toc105511147"/>
      <w:del w:id="272" w:author="Kristján Jónasson - HI" w:date="2022-06-27T13:33:00Z">
        <w:r w:rsidDel="000350BB">
          <w:delText>Rýmkun á tölum jöfnunarsæta hvers kjördæmis</w:delText>
        </w:r>
        <w:bookmarkEnd w:id="271"/>
      </w:del>
    </w:p>
    <w:p w14:paraId="52DB47FD" w14:textId="697C15D5" w:rsidR="00F8497B" w:rsidDel="000350BB" w:rsidRDefault="00F8497B" w:rsidP="00F8497B">
      <w:pPr>
        <w:pStyle w:val="Texti"/>
        <w:rPr>
          <w:del w:id="273" w:author="Kristján Jónasson - HI" w:date="2022-06-27T13:33:00Z"/>
        </w:rPr>
      </w:pPr>
      <w:del w:id="274" w:author="Kristján Jónasson - HI" w:date="2022-06-27T13:33:00Z">
        <w:r w:rsidDel="000350BB">
          <w:delText xml:space="preserve">Unnt er að hækka leyfða tölu kjördæmissæta hvers kjördæmis um eitt (eða jafnvel fleiri). Summa þeirra í heild breytist þó ekki. </w:delText>
        </w:r>
      </w:del>
    </w:p>
    <w:p w14:paraId="416594F8" w14:textId="11637FA3" w:rsidR="00F8497B" w:rsidDel="000350BB" w:rsidRDefault="00F8497B" w:rsidP="00F8497B">
      <w:pPr>
        <w:pStyle w:val="Texti"/>
        <w:rPr>
          <w:del w:id="275" w:author="Kristján Jónasson - HI" w:date="2022-06-27T13:33:00Z"/>
        </w:rPr>
      </w:pPr>
      <w:del w:id="276" w:author="Kristján Jónasson - HI" w:date="2022-06-27T13:33:00Z">
        <w:r w:rsidDel="000350BB">
          <w:delText xml:space="preserve">Þetta má gera með nokkrum bellibrögðum sem best eru skýrð út með </w:delText>
        </w:r>
        <w:r w:rsidRPr="00132778" w:rsidDel="000350BB">
          <w:rPr>
            <w:i/>
            <w:iCs/>
          </w:rPr>
          <w:delText>Aldarkosningunni</w:delText>
        </w:r>
        <w:r w:rsidDel="000350BB">
          <w:delText xml:space="preserve"> margnefndu:</w:delText>
        </w:r>
      </w:del>
    </w:p>
    <w:p w14:paraId="7110C2AF" w14:textId="32BFB83B" w:rsidR="00F8497B" w:rsidDel="000350BB" w:rsidRDefault="00F8497B" w:rsidP="00F8497B">
      <w:pPr>
        <w:pStyle w:val="Texti"/>
        <w:rPr>
          <w:del w:id="277" w:author="Kristján Jónasson - HI" w:date="2022-06-27T13:33:00Z"/>
        </w:rPr>
      </w:pPr>
      <w:del w:id="278" w:author="Kristján Jónasson - HI" w:date="2022-06-27T13:33:00Z">
        <w:r w:rsidDel="000350BB">
          <w:delText xml:space="preserve"> </w:delText>
        </w:r>
        <w:r w:rsidRPr="0076538A" w:rsidDel="000350BB">
          <w:rPr>
            <w:highlight w:val="yellow"/>
          </w:rPr>
          <w:delText>Tafla</w:delText>
        </w:r>
      </w:del>
    </w:p>
    <w:p w14:paraId="2B09B68D" w14:textId="073B0FAA" w:rsidR="00F8497B" w:rsidDel="000350BB" w:rsidRDefault="00F8497B" w:rsidP="00F8497B">
      <w:pPr>
        <w:pStyle w:val="Texti"/>
        <w:rPr>
          <w:del w:id="279" w:author="Kristján Jónasson - HI" w:date="2022-06-27T13:33:00Z"/>
        </w:rPr>
      </w:pPr>
      <w:del w:id="280" w:author="Kristján Jónasson - HI" w:date="2022-06-27T13:33:00Z">
        <w:r w:rsidDel="000350BB">
          <w:delText xml:space="preserve">Hér hefur verið bætt við einu gervikjördæmi og einum gerviflokki </w:delText>
        </w:r>
        <w:r w:rsidRPr="00561B3C" w:rsidDel="000350BB">
          <w:rPr>
            <w:highlight w:val="yellow"/>
          </w:rPr>
          <w:delText>…..</w:delText>
        </w:r>
      </w:del>
    </w:p>
    <w:p w14:paraId="2EAD062E" w14:textId="5AF0DB52" w:rsidR="00F8497B" w:rsidRPr="00132778" w:rsidDel="000350BB" w:rsidRDefault="00F8497B" w:rsidP="00F8497B">
      <w:pPr>
        <w:pStyle w:val="Texti"/>
        <w:rPr>
          <w:del w:id="281" w:author="Kristján Jónasson - HI" w:date="2022-06-27T13:33:00Z"/>
        </w:rPr>
      </w:pPr>
      <w:del w:id="282" w:author="Kristján Jónasson - HI" w:date="2022-06-27T13:33:00Z">
        <w:r w:rsidDel="000350BB">
          <w:delText>Hér er aðeins rýmkað um eitt jöfnunartsæti í hverju kjördæmi. Þeim má fjölga að vild sem sömu brögðum en þó vart nema sem sömu viðbót jöfnunarsæta í hverju kjördæmi.</w:delText>
        </w:r>
      </w:del>
    </w:p>
    <w:p w14:paraId="3ED2ED13" w14:textId="58F60971" w:rsidR="00F8497B" w:rsidDel="000350BB" w:rsidRDefault="00F8497B" w:rsidP="00F8497B">
      <w:pPr>
        <w:pStyle w:val="Heading2"/>
        <w:rPr>
          <w:del w:id="283" w:author="Kristján Jónasson - HI" w:date="2022-06-27T13:33:00Z"/>
        </w:rPr>
      </w:pPr>
      <w:bookmarkStart w:id="284" w:name="_Toc105511148"/>
      <w:del w:id="285" w:author="Kristján Jónasson - HI" w:date="2022-06-27T13:33:00Z">
        <w:r w:rsidDel="000350BB">
          <w:delText>Landslistar til jöfnunar</w:delText>
        </w:r>
        <w:bookmarkEnd w:id="284"/>
      </w:del>
    </w:p>
    <w:p w14:paraId="3CDDCDFD" w14:textId="0D3C1A4E" w:rsidR="00F8497B" w:rsidDel="000350BB" w:rsidRDefault="00F8497B" w:rsidP="00F8497B">
      <w:pPr>
        <w:rPr>
          <w:del w:id="286" w:author="Kristján Jónasson - HI" w:date="2022-06-27T13:33:00Z"/>
        </w:rPr>
      </w:pPr>
      <w:del w:id="287" w:author="Kristján Jónasson - HI" w:date="2022-06-27T13:33:00Z">
        <w:r w:rsidDel="000350BB">
          <w:delText xml:space="preserve">Jöfnunarsæti er víða höfð á sérstökum landslistum. Allur gangur er á því hvort kosið er til þeirra sérstaklega eða hvort landlistarnir erfa kjördæmaatkvæði flokka sinna og fá jöfnunarsæti í samræmi við það. </w:delText>
        </w:r>
      </w:del>
    </w:p>
    <w:p w14:paraId="243445D1" w14:textId="3D2A6691" w:rsidR="00F8497B" w:rsidDel="000350BB" w:rsidRDefault="00F8497B" w:rsidP="00F8497B">
      <w:pPr>
        <w:rPr>
          <w:del w:id="288" w:author="Kristján Jónasson - HI" w:date="2022-06-27T13:33:00Z"/>
        </w:rPr>
      </w:pPr>
      <w:del w:id="289" w:author="Kristján Jónasson - HI" w:date="2022-06-27T13:33:00Z">
        <w:r w:rsidDel="000350BB">
          <w:delText xml:space="preserve">Herminn má nota til að kanna þrjár gerðir landslista eftir því hvernig atkvæði þeirra eru tilkomin. Í öllum tilvikum er bætt við einu „kjördæmi“, landskjördæminu. </w:delText>
        </w:r>
      </w:del>
    </w:p>
    <w:p w14:paraId="046733C7" w14:textId="66B57A72" w:rsidR="00F8497B" w:rsidDel="000350BB" w:rsidRDefault="00F8497B" w:rsidP="00F8497B">
      <w:pPr>
        <w:rPr>
          <w:del w:id="290" w:author="Kristján Jónasson - HI" w:date="2022-06-27T13:33:00Z"/>
        </w:rPr>
      </w:pPr>
      <w:del w:id="291" w:author="Kristján Jónasson - HI" w:date="2022-06-27T13:33:00Z">
        <w:r w:rsidDel="000350BB">
          <w:delText xml:space="preserve">Í tveimur af gerðunum landskjördæmið engin kjördæmissæti en á hinn bóginn öll jöfnunarsætin.Í þeim báðum kemur aldrei til útdeilingar jöfnunarsætanna til annarra lista en landslistanna. Það er einvörðungu skipting jöfnunarsætanna (eða ígildis þeirra) milli flokkanna sem getur breyst eftir því hver gerðin er notuð, nú eða einhverjar aðrar gerðir landslistafyrirkomulags. </w:delText>
        </w:r>
      </w:del>
    </w:p>
    <w:p w14:paraId="063A0C66" w14:textId="0CAE8466" w:rsidR="00F8497B" w:rsidDel="000350BB" w:rsidRDefault="00F8497B" w:rsidP="00F8497B">
      <w:pPr>
        <w:rPr>
          <w:del w:id="292" w:author="Kristján Jónasson - HI" w:date="2022-06-27T13:33:00Z"/>
        </w:rPr>
      </w:pPr>
      <w:del w:id="293" w:author="Kristján Jónasson - HI" w:date="2022-06-27T13:33:00Z">
        <w:r w:rsidDel="000350BB">
          <w:delText>Leiðir skilja síðan eftir því hvernig atkvæðin eru til komin.</w:delText>
        </w:r>
      </w:del>
    </w:p>
    <w:p w14:paraId="7BFA53E2" w14:textId="3D85680C" w:rsidR="00F8497B" w:rsidDel="000350BB" w:rsidRDefault="00F8497B" w:rsidP="00F8497B">
      <w:pPr>
        <w:pStyle w:val="Heading3"/>
        <w:rPr>
          <w:del w:id="294" w:author="Kristján Jónasson - HI" w:date="2022-06-27T13:33:00Z"/>
        </w:rPr>
      </w:pPr>
      <w:bookmarkStart w:id="295" w:name="_Toc105511149"/>
      <w:del w:id="296" w:author="Kristján Jónasson - HI" w:date="2022-06-27T13:33:00Z">
        <w:r w:rsidDel="000350BB">
          <w:delText>Ekkert landskjör, jöfnunarsæti á grundvelli heildaratkvæða úr kjördæmunum</w:delText>
        </w:r>
        <w:bookmarkEnd w:id="295"/>
      </w:del>
    </w:p>
    <w:p w14:paraId="4D70F319" w14:textId="7DC860C2" w:rsidR="00F8497B" w:rsidDel="000350BB" w:rsidRDefault="00F8497B" w:rsidP="00F8497B">
      <w:pPr>
        <w:pStyle w:val="Texti"/>
        <w:rPr>
          <w:del w:id="297" w:author="Kristján Jónasson - HI" w:date="2022-06-27T13:33:00Z"/>
        </w:rPr>
      </w:pPr>
      <w:del w:id="298" w:author="Kristján Jónasson - HI" w:date="2022-06-27T13:33:00Z">
        <w:r w:rsidRPr="004E447E" w:rsidDel="000350BB">
          <w:rPr>
            <w:highlight w:val="yellow"/>
          </w:rPr>
          <w:delText>Nr. 1 í töflu 15.1</w:delText>
        </w:r>
      </w:del>
    </w:p>
    <w:p w14:paraId="012AD270" w14:textId="09B36A83" w:rsidR="00F8497B" w:rsidDel="000350BB" w:rsidRDefault="00F8497B" w:rsidP="00F8497B">
      <w:pPr>
        <w:pStyle w:val="Texti"/>
        <w:rPr>
          <w:del w:id="299" w:author="Kristján Jónasson - HI" w:date="2022-06-27T13:33:00Z"/>
        </w:rPr>
      </w:pPr>
      <w:del w:id="300" w:author="Kristján Jónasson - HI" w:date="2022-06-27T13:33:00Z">
        <w:r w:rsidDel="000350BB">
          <w:delText>Listar landskjördæmisins fá að nafninu til engin atkvæði; af tæknilegum ástæðum eitt atkvæði hver listi. Jöfnunarsætunum er þá skipt á milli flokkanna á grundvelli atkvæða þeirra samanlagt í kjördæmunum.</w:delText>
        </w:r>
      </w:del>
    </w:p>
    <w:p w14:paraId="62D7C9AF" w14:textId="6A34E688" w:rsidR="00F8497B" w:rsidDel="000350BB" w:rsidRDefault="00F8497B" w:rsidP="00F8497B">
      <w:pPr>
        <w:pStyle w:val="Texti"/>
        <w:rPr>
          <w:del w:id="301" w:author="Kristján Jónasson - HI" w:date="2022-06-27T13:33:00Z"/>
        </w:rPr>
      </w:pPr>
      <w:del w:id="302" w:author="Kristján Jónasson - HI" w:date="2022-06-27T13:33:00Z">
        <w:r w:rsidDel="000350BB">
          <w:delText xml:space="preserve">Dæmi um þetta á grundvelli </w:delText>
        </w:r>
        <w:r w:rsidRPr="00747C06" w:rsidDel="000350BB">
          <w:rPr>
            <w:i/>
            <w:iCs/>
          </w:rPr>
          <w:delText>Aldarkosningarinnar</w:delText>
        </w:r>
        <w:r w:rsidDel="000350BB">
          <w:delText>:</w:delText>
        </w:r>
      </w:del>
    </w:p>
    <w:p w14:paraId="0B6124DB" w14:textId="70B16283" w:rsidR="00F8497B" w:rsidDel="000350BB" w:rsidRDefault="00F8497B" w:rsidP="00F8497B">
      <w:pPr>
        <w:pStyle w:val="Texti"/>
        <w:rPr>
          <w:del w:id="303" w:author="Kristján Jónasson - HI" w:date="2022-06-27T13:33:00Z"/>
        </w:rPr>
      </w:pPr>
      <w:del w:id="304" w:author="Kristján Jónasson - HI" w:date="2022-06-27T13:33:00Z">
        <w:r w:rsidRPr="0076538A" w:rsidDel="000350BB">
          <w:rPr>
            <w:highlight w:val="yellow"/>
          </w:rPr>
          <w:delText>Tafla</w:delText>
        </w:r>
      </w:del>
    </w:p>
    <w:p w14:paraId="28CFA22D" w14:textId="601D3413" w:rsidR="00F8497B" w:rsidRPr="009953C7" w:rsidDel="000350BB" w:rsidRDefault="00F8497B" w:rsidP="00F8497B">
      <w:pPr>
        <w:pStyle w:val="Texti"/>
        <w:rPr>
          <w:del w:id="305" w:author="Kristján Jónasson - HI" w:date="2022-06-27T13:33:00Z"/>
        </w:rPr>
      </w:pPr>
    </w:p>
    <w:p w14:paraId="408D702A" w14:textId="1E607F2A" w:rsidR="00F8497B" w:rsidDel="000350BB" w:rsidRDefault="00F8497B" w:rsidP="00F8497B">
      <w:pPr>
        <w:pStyle w:val="Heading3"/>
        <w:rPr>
          <w:del w:id="306" w:author="Kristján Jónasson - HI" w:date="2022-06-27T13:33:00Z"/>
        </w:rPr>
      </w:pPr>
      <w:bookmarkStart w:id="307" w:name="_Toc105511150"/>
      <w:del w:id="308" w:author="Kristján Jónasson - HI" w:date="2022-06-27T13:33:00Z">
        <w:r w:rsidDel="000350BB">
          <w:lastRenderedPageBreak/>
          <w:delText>Sérstakt landskjör, jöfnunarsæti á grundvelli samanlagðra atkvæða í kjördæmum og í landskjörinu</w:delText>
        </w:r>
        <w:bookmarkEnd w:id="307"/>
      </w:del>
    </w:p>
    <w:p w14:paraId="0D14D09B" w14:textId="6041B277" w:rsidR="00F8497B" w:rsidDel="000350BB" w:rsidRDefault="00F8497B" w:rsidP="00F8497B">
      <w:pPr>
        <w:pStyle w:val="Texti"/>
        <w:rPr>
          <w:del w:id="309" w:author="Kristján Jónasson - HI" w:date="2022-06-27T13:33:00Z"/>
        </w:rPr>
      </w:pPr>
      <w:del w:id="310" w:author="Kristján Jónasson - HI" w:date="2022-06-27T13:33:00Z">
        <w:r w:rsidRPr="004E447E" w:rsidDel="000350BB">
          <w:rPr>
            <w:highlight w:val="yellow"/>
          </w:rPr>
          <w:delText xml:space="preserve">Nr. </w:delText>
        </w:r>
        <w:r w:rsidDel="000350BB">
          <w:rPr>
            <w:highlight w:val="yellow"/>
          </w:rPr>
          <w:delText>2</w:delText>
        </w:r>
        <w:r w:rsidRPr="004E447E" w:rsidDel="000350BB">
          <w:rPr>
            <w:highlight w:val="yellow"/>
          </w:rPr>
          <w:delText xml:space="preserve"> í töflu 15.1</w:delText>
        </w:r>
      </w:del>
    </w:p>
    <w:p w14:paraId="72937983" w14:textId="665E8B80" w:rsidR="00F8497B" w:rsidDel="000350BB" w:rsidRDefault="00F8497B" w:rsidP="00F8497B">
      <w:pPr>
        <w:pStyle w:val="Texti"/>
        <w:rPr>
          <w:del w:id="311" w:author="Kristján Jónasson - HI" w:date="2022-06-27T13:33:00Z"/>
        </w:rPr>
      </w:pPr>
      <w:del w:id="312" w:author="Kristján Jónasson - HI" w:date="2022-06-27T13:33:00Z">
        <w:r w:rsidDel="000350BB">
          <w:delText>Nú er gert ráð fyrir að kosið sé sérstaklega til landskjörsins óháð því sem gerast kann í kjördæmunum.</w:delText>
        </w:r>
      </w:del>
    </w:p>
    <w:p w14:paraId="1EA98111" w14:textId="6F4167A2" w:rsidR="00F8497B" w:rsidDel="000350BB" w:rsidRDefault="00F8497B" w:rsidP="00F8497B">
      <w:pPr>
        <w:pStyle w:val="Texti"/>
        <w:rPr>
          <w:del w:id="313" w:author="Kristján Jónasson - HI" w:date="2022-06-27T13:33:00Z"/>
        </w:rPr>
      </w:pPr>
      <w:del w:id="314" w:author="Kristján Jónasson - HI" w:date="2022-06-27T13:33:00Z">
        <w:r w:rsidDel="000350BB">
          <w:delText>Jöfnunarsætunum er á hinn bóginn skipt á skipt á milli flokkanna á grundvelli atkvæða þeirra samanlagt í kjördæmunum og í hinu sjálfstæða landskjöri.</w:delText>
        </w:r>
        <w:r w:rsidDel="000350BB">
          <w:rPr>
            <w:rStyle w:val="FootnoteReference"/>
          </w:rPr>
          <w:footnoteReference w:id="5"/>
        </w:r>
      </w:del>
    </w:p>
    <w:p w14:paraId="67C920FF" w14:textId="78A8E186" w:rsidR="00F8497B" w:rsidDel="000350BB" w:rsidRDefault="00F8497B" w:rsidP="00F8497B">
      <w:pPr>
        <w:pStyle w:val="Texti"/>
        <w:rPr>
          <w:del w:id="317" w:author="Kristján Jónasson - HI" w:date="2022-06-27T13:33:00Z"/>
        </w:rPr>
      </w:pPr>
      <w:del w:id="318" w:author="Kristján Jónasson - HI" w:date="2022-06-27T13:33:00Z">
        <w:r w:rsidRPr="0076538A" w:rsidDel="000350BB">
          <w:rPr>
            <w:highlight w:val="yellow"/>
          </w:rPr>
          <w:delText>Tafla</w:delText>
        </w:r>
      </w:del>
    </w:p>
    <w:p w14:paraId="2A03BCD7" w14:textId="79CD2405" w:rsidR="00F8497B" w:rsidDel="000350BB" w:rsidRDefault="00F8497B" w:rsidP="00F8497B">
      <w:pPr>
        <w:pStyle w:val="Heading3"/>
        <w:rPr>
          <w:del w:id="319" w:author="Kristján Jónasson - HI" w:date="2022-06-27T13:33:00Z"/>
        </w:rPr>
      </w:pPr>
      <w:bookmarkStart w:id="320" w:name="_Toc105511151"/>
      <w:del w:id="321" w:author="Kristján Jónasson - HI" w:date="2022-06-27T13:33:00Z">
        <w:r w:rsidDel="000350BB">
          <w:delText>Sérstakt landskjör, en engin jöfnunarsæti en landskjörið látið duga sem nokkra jöfnun</w:delText>
        </w:r>
        <w:bookmarkEnd w:id="320"/>
      </w:del>
    </w:p>
    <w:p w14:paraId="6C7054A7" w14:textId="1B97402A" w:rsidR="00F8497B" w:rsidDel="000350BB" w:rsidRDefault="00F8497B" w:rsidP="00F8497B">
      <w:pPr>
        <w:pStyle w:val="Texti"/>
        <w:rPr>
          <w:del w:id="322" w:author="Kristján Jónasson - HI" w:date="2022-06-27T13:33:00Z"/>
        </w:rPr>
      </w:pPr>
      <w:del w:id="323" w:author="Kristján Jónasson - HI" w:date="2022-06-27T13:33:00Z">
        <w:r w:rsidRPr="004E447E" w:rsidDel="000350BB">
          <w:rPr>
            <w:highlight w:val="yellow"/>
          </w:rPr>
          <w:delText xml:space="preserve">Nr. </w:delText>
        </w:r>
        <w:r w:rsidDel="000350BB">
          <w:rPr>
            <w:highlight w:val="yellow"/>
          </w:rPr>
          <w:delText>3</w:delText>
        </w:r>
        <w:r w:rsidRPr="004E447E" w:rsidDel="000350BB">
          <w:rPr>
            <w:highlight w:val="yellow"/>
          </w:rPr>
          <w:delText xml:space="preserve"> í töflu 15.1</w:delText>
        </w:r>
      </w:del>
    </w:p>
    <w:p w14:paraId="2C6C6EA0" w14:textId="595F65F7" w:rsidR="00F8497B" w:rsidDel="000350BB" w:rsidRDefault="00F8497B" w:rsidP="00F8497B">
      <w:pPr>
        <w:pStyle w:val="Texti"/>
        <w:rPr>
          <w:del w:id="324" w:author="Kristján Jónasson - HI" w:date="2022-06-27T13:33:00Z"/>
        </w:rPr>
      </w:pPr>
      <w:del w:id="325" w:author="Kristján Jónasson - HI" w:date="2022-06-27T13:33:00Z">
        <w:r w:rsidDel="000350BB">
          <w:delText>Aftur er gert ráð fyrir að kosið sé sérstaklega til landskjörsins óháð því sem gerast kann í kjördæmunum.</w:delText>
        </w:r>
      </w:del>
    </w:p>
    <w:p w14:paraId="56DCAF97" w14:textId="549D57CA" w:rsidR="00F8497B" w:rsidDel="000350BB" w:rsidRDefault="00F8497B" w:rsidP="00F8497B">
      <w:pPr>
        <w:pStyle w:val="Texti"/>
        <w:rPr>
          <w:del w:id="326" w:author="Kristján Jónasson - HI" w:date="2022-06-27T13:33:00Z"/>
        </w:rPr>
      </w:pPr>
      <w:del w:id="327" w:author="Kristján Jónasson - HI" w:date="2022-06-27T13:33:00Z">
        <w:r w:rsidDel="000350BB">
          <w:delText>Jöfnunarsæti eru á hinn bógin engin, nema hvað landskjörið látið duga og þar er sætum úthlutað eins og væru þau öll „kjördæmissæti“  Eigi að vera einhver „jöfnun“ milli flokka verður drjúgur hluti allra þingsæta að vera í landskjörinu.</w:delText>
        </w:r>
      </w:del>
    </w:p>
    <w:p w14:paraId="6B4907EC" w14:textId="6BFF235E" w:rsidR="00F8497B" w:rsidDel="000350BB" w:rsidRDefault="00F8497B" w:rsidP="00F8497B">
      <w:pPr>
        <w:pStyle w:val="Texti"/>
        <w:rPr>
          <w:del w:id="328" w:author="Kristján Jónasson - HI" w:date="2022-06-27T13:33:00Z"/>
        </w:rPr>
      </w:pPr>
      <w:del w:id="329" w:author="Kristján Jónasson - HI" w:date="2022-06-27T13:33:00Z">
        <w:r w:rsidDel="000350BB">
          <w:delText xml:space="preserve">Hér er dæmi soðið upp úr </w:delText>
        </w:r>
        <w:r w:rsidRPr="00747C06" w:rsidDel="000350BB">
          <w:rPr>
            <w:i/>
            <w:iCs/>
          </w:rPr>
          <w:delText>Aldarkosning</w:delText>
        </w:r>
        <w:r w:rsidDel="000350BB">
          <w:rPr>
            <w:i/>
            <w:iCs/>
          </w:rPr>
          <w:delText>unni</w:delText>
        </w:r>
        <w:r w:rsidDel="000350BB">
          <w:delText xml:space="preserve"> þar sem um helmingur þingsæta er á landslistanum og þá ekki hirt um það að samkvæmt gildandi stjórnarskrá má ekkert kjördæmi hafa færri en sex sæti.</w:delText>
        </w:r>
      </w:del>
    </w:p>
    <w:p w14:paraId="6BC1E14B" w14:textId="3DE32CEE" w:rsidR="00F8497B" w:rsidDel="000350BB" w:rsidRDefault="00F8497B" w:rsidP="00F8497B">
      <w:pPr>
        <w:pStyle w:val="Texti"/>
        <w:rPr>
          <w:del w:id="330" w:author="Kristján Jónasson - HI" w:date="2022-06-27T13:33:00Z"/>
        </w:rPr>
      </w:pPr>
      <w:del w:id="331" w:author="Kristján Jónasson - HI" w:date="2022-06-27T13:33:00Z">
        <w:r w:rsidRPr="0076538A" w:rsidDel="000350BB">
          <w:rPr>
            <w:highlight w:val="yellow"/>
          </w:rPr>
          <w:delText>Tafla</w:delText>
        </w:r>
      </w:del>
    </w:p>
    <w:p w14:paraId="07ECDE21" w14:textId="4F3F713D" w:rsidR="00F8497B" w:rsidDel="000350BB" w:rsidRDefault="00F8497B" w:rsidP="00F8497B">
      <w:pPr>
        <w:pStyle w:val="Texti"/>
        <w:rPr>
          <w:del w:id="332" w:author="Kristján Jónasson - HI" w:date="2022-06-27T13:33:00Z"/>
        </w:rPr>
      </w:pPr>
    </w:p>
    <w:p w14:paraId="25125069" w14:textId="4FE815A3" w:rsidR="00F8497B" w:rsidDel="000350BB" w:rsidRDefault="00F8497B" w:rsidP="00F8497B">
      <w:pPr>
        <w:pStyle w:val="Texti"/>
        <w:rPr>
          <w:del w:id="333" w:author="Kristján Jónasson - HI" w:date="2022-06-27T13:33:00Z"/>
        </w:rPr>
      </w:pPr>
    </w:p>
    <w:p w14:paraId="4AA39D5E" w14:textId="1592FE4F" w:rsidR="00F8497B" w:rsidDel="000350BB" w:rsidRDefault="00F8497B" w:rsidP="00F8497B">
      <w:pPr>
        <w:pStyle w:val="Texti"/>
        <w:rPr>
          <w:del w:id="334" w:author="Kristján Jónasson - HI" w:date="2022-06-27T13:33:00Z"/>
        </w:rPr>
      </w:pPr>
    </w:p>
    <w:p w14:paraId="01D8F518" w14:textId="4332EC59" w:rsidR="00F8497B" w:rsidRPr="009953C7" w:rsidDel="000350BB" w:rsidRDefault="00F8497B" w:rsidP="00F8497B">
      <w:pPr>
        <w:pStyle w:val="Texti"/>
        <w:rPr>
          <w:del w:id="335" w:author="Kristján Jónasson - HI" w:date="2022-06-27T13:33:00Z"/>
        </w:rPr>
      </w:pPr>
    </w:p>
    <w:p w14:paraId="7B3F5A4E" w14:textId="5C52F7A4" w:rsidR="00F8497B" w:rsidRPr="00561B3C" w:rsidDel="000350BB" w:rsidRDefault="00F8497B" w:rsidP="00F8497B">
      <w:pPr>
        <w:rPr>
          <w:del w:id="336" w:author="Kristján Jónasson - HI" w:date="2022-06-27T13:33:00Z"/>
        </w:rPr>
      </w:pPr>
      <w:del w:id="337" w:author="Kristján Jónasson - HI" w:date="2022-06-27T13:33:00Z">
        <w:r w:rsidRPr="00A57847" w:rsidDel="000350BB">
          <w:rPr>
            <w:noProof/>
            <w:highlight w:val="yellow"/>
          </w:rPr>
          <w:drawing>
            <wp:inline distT="0" distB="0" distL="0" distR="0" wp14:anchorId="72797311" wp14:editId="38405361">
              <wp:extent cx="5759450" cy="216979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5"/>
                      <a:stretch>
                        <a:fillRect/>
                      </a:stretch>
                    </pic:blipFill>
                    <pic:spPr>
                      <a:xfrm>
                        <a:off x="0" y="0"/>
                        <a:ext cx="5759450" cy="2169795"/>
                      </a:xfrm>
                      <a:prstGeom prst="rect">
                        <a:avLst/>
                      </a:prstGeom>
                    </pic:spPr>
                  </pic:pic>
                </a:graphicData>
              </a:graphic>
            </wp:inline>
          </w:drawing>
        </w:r>
      </w:del>
    </w:p>
    <w:p w14:paraId="2985B6E1" w14:textId="7FFE42FE" w:rsidR="00272F24" w:rsidRDefault="00272F24" w:rsidP="00F8497B"/>
    <w:sectPr w:rsidR="00272F24" w:rsidSect="00E00BB3">
      <w:footerReference w:type="default" r:id="rId56"/>
      <w:pgSz w:w="11906" w:h="16838"/>
      <w:pgMar w:top="1418" w:right="1418" w:bottom="1135"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9ADE" w14:textId="77777777" w:rsidR="00FA3A6B" w:rsidRDefault="00FA3A6B" w:rsidP="001677C6">
      <w:r>
        <w:separator/>
      </w:r>
    </w:p>
  </w:endnote>
  <w:endnote w:type="continuationSeparator" w:id="0">
    <w:p w14:paraId="2D4FEE36" w14:textId="77777777" w:rsidR="00FA3A6B" w:rsidRDefault="00FA3A6B" w:rsidP="00167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86951"/>
      <w:docPartObj>
        <w:docPartGallery w:val="Page Numbers (Bottom of Page)"/>
        <w:docPartUnique/>
      </w:docPartObj>
    </w:sdtPr>
    <w:sdtContent>
      <w:p w14:paraId="2118D101" w14:textId="154152FF" w:rsidR="00BB5CA2" w:rsidRDefault="00BB5CA2">
        <w:pPr>
          <w:pStyle w:val="Footer"/>
          <w:jc w:val="right"/>
        </w:pPr>
        <w:r>
          <w:fldChar w:fldCharType="begin"/>
        </w:r>
        <w:r>
          <w:instrText>PAGE   \* MERGEFORMAT</w:instrText>
        </w:r>
        <w:r>
          <w:fldChar w:fldCharType="separate"/>
        </w:r>
        <w:r>
          <w:t>2</w:t>
        </w:r>
        <w:r>
          <w:fldChar w:fldCharType="end"/>
        </w:r>
      </w:p>
    </w:sdtContent>
  </w:sdt>
  <w:p w14:paraId="7E64541A" w14:textId="77777777" w:rsidR="00BC48D8" w:rsidRDefault="00BC48D8" w:rsidP="00167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4FFEB" w14:textId="77777777" w:rsidR="00FA3A6B" w:rsidRDefault="00FA3A6B" w:rsidP="001677C6">
      <w:r>
        <w:separator/>
      </w:r>
    </w:p>
  </w:footnote>
  <w:footnote w:type="continuationSeparator" w:id="0">
    <w:p w14:paraId="7F0006D2" w14:textId="77777777" w:rsidR="00FA3A6B" w:rsidRDefault="00FA3A6B" w:rsidP="001677C6">
      <w:r>
        <w:continuationSeparator/>
      </w:r>
    </w:p>
  </w:footnote>
  <w:footnote w:id="1">
    <w:p w14:paraId="1684D092" w14:textId="6A7350E8" w:rsidR="00D65A5D" w:rsidRDefault="00D65A5D">
      <w:pPr>
        <w:pStyle w:val="FootnoteText"/>
      </w:pPr>
      <w:r>
        <w:rPr>
          <w:rStyle w:val="FootnoteReference"/>
        </w:rPr>
        <w:footnoteRef/>
      </w:r>
      <w:r>
        <w:t xml:space="preserve"> </w:t>
      </w:r>
      <w:r w:rsidRPr="00D65A5D">
        <w:rPr>
          <w:rStyle w:val="SmaleturChar"/>
        </w:rPr>
        <w:t>Venjulega er talað um einar þingkosningar í fleirtölu. Hér er vikið frá því!</w:t>
      </w:r>
    </w:p>
  </w:footnote>
  <w:footnote w:id="2">
    <w:p w14:paraId="6827A6FD" w14:textId="4B1BF13D" w:rsidR="00002BAB" w:rsidRDefault="00002BAB" w:rsidP="001677C6">
      <w:pPr>
        <w:pStyle w:val="FootnoteText"/>
      </w:pPr>
      <w:r>
        <w:rPr>
          <w:rStyle w:val="FootnoteReference"/>
        </w:rPr>
        <w:footnoteRef/>
      </w:r>
      <w:r>
        <w:t xml:space="preserve"> </w:t>
      </w:r>
      <w:r w:rsidR="00E60F90" w:rsidRPr="00E60F90">
        <w:rPr>
          <w:rStyle w:val="SmaleturChar"/>
        </w:rPr>
        <w:t>Á ensku er talað um „quotient“ í þessari merkingu. Samkvæmt orðabókum er það þýtt með „hlutfalli“. En þar sem það orð, hlutfall, er líka notað í þessum leiðbeiningum í öðru samhengi, er hentugt að taka upp nýtt orð, „deild“.</w:t>
      </w:r>
    </w:p>
  </w:footnote>
  <w:footnote w:id="3">
    <w:p w14:paraId="0985288E" w14:textId="2BFB5AA1" w:rsidR="005A6C12" w:rsidRDefault="005A6C12">
      <w:pPr>
        <w:pStyle w:val="FootnoteText"/>
      </w:pPr>
      <w:r>
        <w:rPr>
          <w:rStyle w:val="FootnoteReference"/>
        </w:rPr>
        <w:footnoteRef/>
      </w:r>
      <w:r>
        <w:t xml:space="preserve"> </w:t>
      </w:r>
      <w:r w:rsidR="0046206A" w:rsidRPr="0046206A">
        <w:rPr>
          <w:rStyle w:val="SmaleturChar"/>
        </w:rPr>
        <w:t>Að jafnaði er séð til þess í kosningalögum að með námundun sé tryggt sætisígildi sé heiltala. Er herminum er ekki hirt um það.</w:t>
      </w:r>
    </w:p>
  </w:footnote>
  <w:footnote w:id="4">
    <w:p w14:paraId="23BE4A65" w14:textId="015FDDDF" w:rsidR="00752533" w:rsidRDefault="00752533">
      <w:pPr>
        <w:pStyle w:val="FootnoteText"/>
      </w:pPr>
      <w:r>
        <w:rPr>
          <w:rStyle w:val="FootnoteReference"/>
        </w:rPr>
        <w:footnoteRef/>
      </w:r>
      <w:r>
        <w:t xml:space="preserve"> </w:t>
      </w:r>
      <w:r w:rsidR="0090307F">
        <w:t xml:space="preserve">Til að gæta samræmis í nafngiftum ætti </w:t>
      </w:r>
    </w:p>
  </w:footnote>
  <w:footnote w:id="5">
    <w:p w14:paraId="16CB81FD" w14:textId="77777777" w:rsidR="00F8497B" w:rsidDel="000350BB" w:rsidRDefault="00F8497B" w:rsidP="00F8497B">
      <w:pPr>
        <w:pStyle w:val="FootnoteText"/>
        <w:rPr>
          <w:del w:id="315" w:author="Kristján Jónasson - HI" w:date="2022-06-27T13:33:00Z"/>
        </w:rPr>
      </w:pPr>
      <w:del w:id="316" w:author="Kristján Jónasson - HI" w:date="2022-06-27T13:33:00Z">
        <w:r w:rsidDel="000350BB">
          <w:rPr>
            <w:rStyle w:val="FootnoteReference"/>
          </w:rPr>
          <w:footnoteRef/>
        </w:r>
        <w:r w:rsidDel="000350BB">
          <w:delText xml:space="preserve"> Fyrirkomulag af þessu tagi vera og er notað í sumum ríkjum Austur-Evrópu, t.d. í Ungverjalandi. Kjördæmiskjörið er þá vanalega í einmenningskjördæmum. Þetta fyrirkomulag á rætur að rekja til þess kerfis sem notað er við kosningar til þýska Sambandsþingsins en einnig til felstra fylkisþinga þar í landi.</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2B34"/>
    <w:multiLevelType w:val="hybridMultilevel"/>
    <w:tmpl w:val="81C28B96"/>
    <w:lvl w:ilvl="0" w:tplc="8780DE06">
      <w:start w:val="1"/>
      <w:numFmt w:val="bullet"/>
      <w:pStyle w:val="Upp"/>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 w15:restartNumberingAfterBreak="0">
    <w:nsid w:val="2D445840"/>
    <w:multiLevelType w:val="hybridMultilevel"/>
    <w:tmpl w:val="8F54EF3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 w15:restartNumberingAfterBreak="0">
    <w:nsid w:val="39D60AE7"/>
    <w:multiLevelType w:val="multilevel"/>
    <w:tmpl w:val="EE88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D870AC"/>
    <w:multiLevelType w:val="hybridMultilevel"/>
    <w:tmpl w:val="710A2502"/>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 w15:restartNumberingAfterBreak="0">
    <w:nsid w:val="45E23EBA"/>
    <w:multiLevelType w:val="hybridMultilevel"/>
    <w:tmpl w:val="BE14BFFE"/>
    <w:lvl w:ilvl="0" w:tplc="5CC8DE7C">
      <w:start w:val="1"/>
      <w:numFmt w:val="lowerRoman"/>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5" w15:restartNumberingAfterBreak="0">
    <w:nsid w:val="5DEA1B49"/>
    <w:multiLevelType w:val="hybridMultilevel"/>
    <w:tmpl w:val="D42E9D7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6" w15:restartNumberingAfterBreak="0">
    <w:nsid w:val="673B1E6C"/>
    <w:multiLevelType w:val="multilevel"/>
    <w:tmpl w:val="AC24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E076E"/>
    <w:multiLevelType w:val="hybridMultilevel"/>
    <w:tmpl w:val="807EEA8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8" w15:restartNumberingAfterBreak="0">
    <w:nsid w:val="752A1ECB"/>
    <w:multiLevelType w:val="multilevel"/>
    <w:tmpl w:val="F074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7111B2"/>
    <w:multiLevelType w:val="hybridMultilevel"/>
    <w:tmpl w:val="4020989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16cid:durableId="293364637">
    <w:abstractNumId w:val="3"/>
  </w:num>
  <w:num w:numId="2" w16cid:durableId="1365865344">
    <w:abstractNumId w:val="2"/>
  </w:num>
  <w:num w:numId="3" w16cid:durableId="1887989175">
    <w:abstractNumId w:val="8"/>
  </w:num>
  <w:num w:numId="4" w16cid:durableId="849224381">
    <w:abstractNumId w:val="6"/>
  </w:num>
  <w:num w:numId="5" w16cid:durableId="1739742283">
    <w:abstractNumId w:val="7"/>
  </w:num>
  <w:num w:numId="6" w16cid:durableId="640578657">
    <w:abstractNumId w:val="4"/>
  </w:num>
  <w:num w:numId="7" w16cid:durableId="1205601626">
    <w:abstractNumId w:val="1"/>
  </w:num>
  <w:num w:numId="8" w16cid:durableId="1775050469">
    <w:abstractNumId w:val="9"/>
  </w:num>
  <w:num w:numId="9" w16cid:durableId="1659457973">
    <w:abstractNumId w:val="5"/>
  </w:num>
  <w:num w:numId="10" w16cid:durableId="15342235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ján Jónasson - HI">
    <w15:presenceInfo w15:providerId="AD" w15:userId="S::jonasson@hi.is::421ed992-6ffb-49fc-8983-433a3616e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doNotDisplayPageBoundaries/>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39"/>
    <w:rsid w:val="00000341"/>
    <w:rsid w:val="000014D0"/>
    <w:rsid w:val="000014D6"/>
    <w:rsid w:val="000016B3"/>
    <w:rsid w:val="00002786"/>
    <w:rsid w:val="00002BAB"/>
    <w:rsid w:val="000055CC"/>
    <w:rsid w:val="0000581E"/>
    <w:rsid w:val="000059DA"/>
    <w:rsid w:val="000060DD"/>
    <w:rsid w:val="00006A08"/>
    <w:rsid w:val="00006CFB"/>
    <w:rsid w:val="00010260"/>
    <w:rsid w:val="00010264"/>
    <w:rsid w:val="00010598"/>
    <w:rsid w:val="00010F7F"/>
    <w:rsid w:val="000121C3"/>
    <w:rsid w:val="00012AB0"/>
    <w:rsid w:val="00012E1A"/>
    <w:rsid w:val="00015D0C"/>
    <w:rsid w:val="00015F6C"/>
    <w:rsid w:val="00016899"/>
    <w:rsid w:val="00016FC3"/>
    <w:rsid w:val="000203CF"/>
    <w:rsid w:val="00020984"/>
    <w:rsid w:val="000213D7"/>
    <w:rsid w:val="0002145E"/>
    <w:rsid w:val="0002233F"/>
    <w:rsid w:val="00022660"/>
    <w:rsid w:val="00022BDA"/>
    <w:rsid w:val="0002462B"/>
    <w:rsid w:val="00026C0E"/>
    <w:rsid w:val="000276D4"/>
    <w:rsid w:val="0003010F"/>
    <w:rsid w:val="00030813"/>
    <w:rsid w:val="00030838"/>
    <w:rsid w:val="000332A8"/>
    <w:rsid w:val="000337EC"/>
    <w:rsid w:val="00033A48"/>
    <w:rsid w:val="00033EEF"/>
    <w:rsid w:val="00035081"/>
    <w:rsid w:val="000350BB"/>
    <w:rsid w:val="00035867"/>
    <w:rsid w:val="00035966"/>
    <w:rsid w:val="000370D0"/>
    <w:rsid w:val="000374CB"/>
    <w:rsid w:val="000376BB"/>
    <w:rsid w:val="00040E26"/>
    <w:rsid w:val="000412BB"/>
    <w:rsid w:val="000414B6"/>
    <w:rsid w:val="000417C4"/>
    <w:rsid w:val="000418DC"/>
    <w:rsid w:val="00042F2E"/>
    <w:rsid w:val="000433FC"/>
    <w:rsid w:val="00043F5E"/>
    <w:rsid w:val="00044416"/>
    <w:rsid w:val="000455D3"/>
    <w:rsid w:val="00046D6A"/>
    <w:rsid w:val="000470D8"/>
    <w:rsid w:val="00047177"/>
    <w:rsid w:val="00047263"/>
    <w:rsid w:val="000520E8"/>
    <w:rsid w:val="00054721"/>
    <w:rsid w:val="00054D74"/>
    <w:rsid w:val="0005576A"/>
    <w:rsid w:val="0005613E"/>
    <w:rsid w:val="00057A71"/>
    <w:rsid w:val="00057DA4"/>
    <w:rsid w:val="0006128E"/>
    <w:rsid w:val="000614F4"/>
    <w:rsid w:val="00061DC4"/>
    <w:rsid w:val="0006205F"/>
    <w:rsid w:val="00062C0B"/>
    <w:rsid w:val="00064B12"/>
    <w:rsid w:val="00065F8C"/>
    <w:rsid w:val="00066193"/>
    <w:rsid w:val="00066D97"/>
    <w:rsid w:val="00066F49"/>
    <w:rsid w:val="0006782F"/>
    <w:rsid w:val="00070114"/>
    <w:rsid w:val="00071266"/>
    <w:rsid w:val="0007150D"/>
    <w:rsid w:val="00071DCE"/>
    <w:rsid w:val="000730EF"/>
    <w:rsid w:val="0007382B"/>
    <w:rsid w:val="00073F3A"/>
    <w:rsid w:val="00077528"/>
    <w:rsid w:val="0007765C"/>
    <w:rsid w:val="00080994"/>
    <w:rsid w:val="00081FA5"/>
    <w:rsid w:val="00083A7B"/>
    <w:rsid w:val="00083ECC"/>
    <w:rsid w:val="00084818"/>
    <w:rsid w:val="00084897"/>
    <w:rsid w:val="00085A31"/>
    <w:rsid w:val="00085B35"/>
    <w:rsid w:val="00085D4D"/>
    <w:rsid w:val="00086E71"/>
    <w:rsid w:val="00087488"/>
    <w:rsid w:val="000879FA"/>
    <w:rsid w:val="00090D50"/>
    <w:rsid w:val="00091A0D"/>
    <w:rsid w:val="00092196"/>
    <w:rsid w:val="000930B1"/>
    <w:rsid w:val="00093C1A"/>
    <w:rsid w:val="000945F6"/>
    <w:rsid w:val="00094769"/>
    <w:rsid w:val="0009600A"/>
    <w:rsid w:val="0009619E"/>
    <w:rsid w:val="00096ADE"/>
    <w:rsid w:val="00096C18"/>
    <w:rsid w:val="00096D3F"/>
    <w:rsid w:val="000976B2"/>
    <w:rsid w:val="00097845"/>
    <w:rsid w:val="00097C5E"/>
    <w:rsid w:val="00097EC7"/>
    <w:rsid w:val="00097EF4"/>
    <w:rsid w:val="000A091D"/>
    <w:rsid w:val="000A212D"/>
    <w:rsid w:val="000A2E35"/>
    <w:rsid w:val="000A3324"/>
    <w:rsid w:val="000A38F6"/>
    <w:rsid w:val="000A3EB3"/>
    <w:rsid w:val="000A401C"/>
    <w:rsid w:val="000A4DB3"/>
    <w:rsid w:val="000A54B8"/>
    <w:rsid w:val="000A6510"/>
    <w:rsid w:val="000A66B9"/>
    <w:rsid w:val="000A6DA6"/>
    <w:rsid w:val="000A7376"/>
    <w:rsid w:val="000A7935"/>
    <w:rsid w:val="000B11A9"/>
    <w:rsid w:val="000B2EB7"/>
    <w:rsid w:val="000B3148"/>
    <w:rsid w:val="000B38B6"/>
    <w:rsid w:val="000B5D71"/>
    <w:rsid w:val="000B6661"/>
    <w:rsid w:val="000B67AD"/>
    <w:rsid w:val="000B68BD"/>
    <w:rsid w:val="000B7FA2"/>
    <w:rsid w:val="000C0F8F"/>
    <w:rsid w:val="000C1941"/>
    <w:rsid w:val="000C34B4"/>
    <w:rsid w:val="000C48AB"/>
    <w:rsid w:val="000C4DC5"/>
    <w:rsid w:val="000C5953"/>
    <w:rsid w:val="000C61C2"/>
    <w:rsid w:val="000C6209"/>
    <w:rsid w:val="000C7253"/>
    <w:rsid w:val="000C73BB"/>
    <w:rsid w:val="000C7985"/>
    <w:rsid w:val="000C7A80"/>
    <w:rsid w:val="000C7F9A"/>
    <w:rsid w:val="000D130C"/>
    <w:rsid w:val="000D13A8"/>
    <w:rsid w:val="000D1E83"/>
    <w:rsid w:val="000D211A"/>
    <w:rsid w:val="000D2686"/>
    <w:rsid w:val="000D35B9"/>
    <w:rsid w:val="000D4A09"/>
    <w:rsid w:val="000D6399"/>
    <w:rsid w:val="000D7211"/>
    <w:rsid w:val="000D7BC3"/>
    <w:rsid w:val="000D7D07"/>
    <w:rsid w:val="000D7E38"/>
    <w:rsid w:val="000E117E"/>
    <w:rsid w:val="000E1473"/>
    <w:rsid w:val="000E1F34"/>
    <w:rsid w:val="000E298E"/>
    <w:rsid w:val="000E3A77"/>
    <w:rsid w:val="000E3EB8"/>
    <w:rsid w:val="000E448B"/>
    <w:rsid w:val="000E4B5B"/>
    <w:rsid w:val="000E6FFB"/>
    <w:rsid w:val="000F03ED"/>
    <w:rsid w:val="000F042C"/>
    <w:rsid w:val="000F0F54"/>
    <w:rsid w:val="000F0F8E"/>
    <w:rsid w:val="000F19D2"/>
    <w:rsid w:val="000F1A28"/>
    <w:rsid w:val="000F25CD"/>
    <w:rsid w:val="000F2938"/>
    <w:rsid w:val="000F2B3C"/>
    <w:rsid w:val="000F2FCA"/>
    <w:rsid w:val="000F3BD3"/>
    <w:rsid w:val="000F441A"/>
    <w:rsid w:val="000F5CCD"/>
    <w:rsid w:val="000F6159"/>
    <w:rsid w:val="000F64AA"/>
    <w:rsid w:val="000F6954"/>
    <w:rsid w:val="000F6A66"/>
    <w:rsid w:val="000F7120"/>
    <w:rsid w:val="000F7FC2"/>
    <w:rsid w:val="00100137"/>
    <w:rsid w:val="00100806"/>
    <w:rsid w:val="001024C9"/>
    <w:rsid w:val="00103270"/>
    <w:rsid w:val="00104EC8"/>
    <w:rsid w:val="00106658"/>
    <w:rsid w:val="00110D12"/>
    <w:rsid w:val="001113DF"/>
    <w:rsid w:val="0011183A"/>
    <w:rsid w:val="00111E51"/>
    <w:rsid w:val="00112C04"/>
    <w:rsid w:val="0011337D"/>
    <w:rsid w:val="0011360D"/>
    <w:rsid w:val="001137B6"/>
    <w:rsid w:val="001138B4"/>
    <w:rsid w:val="00113CD3"/>
    <w:rsid w:val="0011401D"/>
    <w:rsid w:val="0011483D"/>
    <w:rsid w:val="00114A82"/>
    <w:rsid w:val="0011536B"/>
    <w:rsid w:val="00115717"/>
    <w:rsid w:val="00115D3D"/>
    <w:rsid w:val="001161F8"/>
    <w:rsid w:val="001165CE"/>
    <w:rsid w:val="0011673F"/>
    <w:rsid w:val="00117A1B"/>
    <w:rsid w:val="00117CD6"/>
    <w:rsid w:val="0012044D"/>
    <w:rsid w:val="00121233"/>
    <w:rsid w:val="00121DA5"/>
    <w:rsid w:val="00122298"/>
    <w:rsid w:val="00127517"/>
    <w:rsid w:val="001301EB"/>
    <w:rsid w:val="001315D3"/>
    <w:rsid w:val="00132308"/>
    <w:rsid w:val="00132778"/>
    <w:rsid w:val="00133881"/>
    <w:rsid w:val="001345EF"/>
    <w:rsid w:val="00134B69"/>
    <w:rsid w:val="00136532"/>
    <w:rsid w:val="001365DF"/>
    <w:rsid w:val="00136A5B"/>
    <w:rsid w:val="00140836"/>
    <w:rsid w:val="00140BE5"/>
    <w:rsid w:val="001412D2"/>
    <w:rsid w:val="00141C68"/>
    <w:rsid w:val="00142A14"/>
    <w:rsid w:val="00143682"/>
    <w:rsid w:val="00143689"/>
    <w:rsid w:val="0014552C"/>
    <w:rsid w:val="00145B6D"/>
    <w:rsid w:val="00146296"/>
    <w:rsid w:val="001469D4"/>
    <w:rsid w:val="001478C4"/>
    <w:rsid w:val="00150A65"/>
    <w:rsid w:val="00150C3D"/>
    <w:rsid w:val="00150C3F"/>
    <w:rsid w:val="00151434"/>
    <w:rsid w:val="001522ED"/>
    <w:rsid w:val="00152551"/>
    <w:rsid w:val="00152620"/>
    <w:rsid w:val="00154126"/>
    <w:rsid w:val="00154DF8"/>
    <w:rsid w:val="00156693"/>
    <w:rsid w:val="0015704A"/>
    <w:rsid w:val="0016186E"/>
    <w:rsid w:val="00161C89"/>
    <w:rsid w:val="001627F1"/>
    <w:rsid w:val="00162ADD"/>
    <w:rsid w:val="00162CE8"/>
    <w:rsid w:val="00163CFD"/>
    <w:rsid w:val="001641A1"/>
    <w:rsid w:val="001645BF"/>
    <w:rsid w:val="00164C86"/>
    <w:rsid w:val="0016590A"/>
    <w:rsid w:val="00165974"/>
    <w:rsid w:val="00165B52"/>
    <w:rsid w:val="001660ED"/>
    <w:rsid w:val="001666B2"/>
    <w:rsid w:val="00166E6E"/>
    <w:rsid w:val="001677C6"/>
    <w:rsid w:val="00167C6B"/>
    <w:rsid w:val="00167FDA"/>
    <w:rsid w:val="00171CBD"/>
    <w:rsid w:val="00172307"/>
    <w:rsid w:val="00172503"/>
    <w:rsid w:val="00172C85"/>
    <w:rsid w:val="0017325D"/>
    <w:rsid w:val="00174CA9"/>
    <w:rsid w:val="001750B2"/>
    <w:rsid w:val="00177624"/>
    <w:rsid w:val="00180057"/>
    <w:rsid w:val="001805CA"/>
    <w:rsid w:val="0018075D"/>
    <w:rsid w:val="001807B9"/>
    <w:rsid w:val="00180FB9"/>
    <w:rsid w:val="0018145F"/>
    <w:rsid w:val="001828E6"/>
    <w:rsid w:val="00182F4A"/>
    <w:rsid w:val="00183072"/>
    <w:rsid w:val="00183440"/>
    <w:rsid w:val="001834E7"/>
    <w:rsid w:val="0018398E"/>
    <w:rsid w:val="00183A70"/>
    <w:rsid w:val="001850C1"/>
    <w:rsid w:val="00185448"/>
    <w:rsid w:val="00185A4A"/>
    <w:rsid w:val="00185E35"/>
    <w:rsid w:val="00185EC2"/>
    <w:rsid w:val="001863D4"/>
    <w:rsid w:val="00187793"/>
    <w:rsid w:val="00187D93"/>
    <w:rsid w:val="001901BE"/>
    <w:rsid w:val="00190485"/>
    <w:rsid w:val="001908F1"/>
    <w:rsid w:val="00191218"/>
    <w:rsid w:val="001918BD"/>
    <w:rsid w:val="00191B6D"/>
    <w:rsid w:val="001924C4"/>
    <w:rsid w:val="00192EA0"/>
    <w:rsid w:val="00193593"/>
    <w:rsid w:val="0019408D"/>
    <w:rsid w:val="00195249"/>
    <w:rsid w:val="001958EF"/>
    <w:rsid w:val="001958FA"/>
    <w:rsid w:val="00196293"/>
    <w:rsid w:val="00196380"/>
    <w:rsid w:val="001A09F9"/>
    <w:rsid w:val="001A2061"/>
    <w:rsid w:val="001A2334"/>
    <w:rsid w:val="001A2FEA"/>
    <w:rsid w:val="001A3565"/>
    <w:rsid w:val="001A3DDA"/>
    <w:rsid w:val="001A4589"/>
    <w:rsid w:val="001A4B01"/>
    <w:rsid w:val="001A4E25"/>
    <w:rsid w:val="001A603A"/>
    <w:rsid w:val="001A6298"/>
    <w:rsid w:val="001A6860"/>
    <w:rsid w:val="001A7179"/>
    <w:rsid w:val="001B05CE"/>
    <w:rsid w:val="001B08EE"/>
    <w:rsid w:val="001B0945"/>
    <w:rsid w:val="001B0DF9"/>
    <w:rsid w:val="001B1174"/>
    <w:rsid w:val="001B13E8"/>
    <w:rsid w:val="001B260D"/>
    <w:rsid w:val="001B29BE"/>
    <w:rsid w:val="001B3C29"/>
    <w:rsid w:val="001B3CFB"/>
    <w:rsid w:val="001B3D69"/>
    <w:rsid w:val="001B4B21"/>
    <w:rsid w:val="001B4E3E"/>
    <w:rsid w:val="001B51B1"/>
    <w:rsid w:val="001B588C"/>
    <w:rsid w:val="001B5DDD"/>
    <w:rsid w:val="001B6B13"/>
    <w:rsid w:val="001B70F9"/>
    <w:rsid w:val="001B72DD"/>
    <w:rsid w:val="001C04B3"/>
    <w:rsid w:val="001C05E0"/>
    <w:rsid w:val="001C0A98"/>
    <w:rsid w:val="001C16AA"/>
    <w:rsid w:val="001C3440"/>
    <w:rsid w:val="001C3C12"/>
    <w:rsid w:val="001C3E25"/>
    <w:rsid w:val="001C624F"/>
    <w:rsid w:val="001C6551"/>
    <w:rsid w:val="001C744A"/>
    <w:rsid w:val="001D0621"/>
    <w:rsid w:val="001D2DF4"/>
    <w:rsid w:val="001D3553"/>
    <w:rsid w:val="001D3AE0"/>
    <w:rsid w:val="001D3BB3"/>
    <w:rsid w:val="001D424A"/>
    <w:rsid w:val="001D4779"/>
    <w:rsid w:val="001D4EE5"/>
    <w:rsid w:val="001D5002"/>
    <w:rsid w:val="001D552B"/>
    <w:rsid w:val="001D6606"/>
    <w:rsid w:val="001D67EE"/>
    <w:rsid w:val="001D6B7A"/>
    <w:rsid w:val="001D72D6"/>
    <w:rsid w:val="001D7DC3"/>
    <w:rsid w:val="001E00A5"/>
    <w:rsid w:val="001E09AA"/>
    <w:rsid w:val="001E2BF6"/>
    <w:rsid w:val="001E2FC1"/>
    <w:rsid w:val="001E563B"/>
    <w:rsid w:val="001E6EF0"/>
    <w:rsid w:val="001E70D4"/>
    <w:rsid w:val="001E722E"/>
    <w:rsid w:val="001E74C0"/>
    <w:rsid w:val="001E7D5A"/>
    <w:rsid w:val="001F175A"/>
    <w:rsid w:val="001F2274"/>
    <w:rsid w:val="001F2BAF"/>
    <w:rsid w:val="001F3804"/>
    <w:rsid w:val="001F6110"/>
    <w:rsid w:val="001F6685"/>
    <w:rsid w:val="001F716E"/>
    <w:rsid w:val="001F7253"/>
    <w:rsid w:val="00200672"/>
    <w:rsid w:val="00202541"/>
    <w:rsid w:val="00203EB4"/>
    <w:rsid w:val="00204F68"/>
    <w:rsid w:val="00205012"/>
    <w:rsid w:val="0020527A"/>
    <w:rsid w:val="00205DE2"/>
    <w:rsid w:val="00206211"/>
    <w:rsid w:val="0020630E"/>
    <w:rsid w:val="00206580"/>
    <w:rsid w:val="00206812"/>
    <w:rsid w:val="00207487"/>
    <w:rsid w:val="00207CBB"/>
    <w:rsid w:val="00207D71"/>
    <w:rsid w:val="00210FB4"/>
    <w:rsid w:val="00211A9D"/>
    <w:rsid w:val="002135F9"/>
    <w:rsid w:val="00213A86"/>
    <w:rsid w:val="00214244"/>
    <w:rsid w:val="00214375"/>
    <w:rsid w:val="00214DA0"/>
    <w:rsid w:val="0021703A"/>
    <w:rsid w:val="00217E64"/>
    <w:rsid w:val="00217F7F"/>
    <w:rsid w:val="00221E84"/>
    <w:rsid w:val="0022293F"/>
    <w:rsid w:val="00222954"/>
    <w:rsid w:val="00222D37"/>
    <w:rsid w:val="0022302A"/>
    <w:rsid w:val="002237C5"/>
    <w:rsid w:val="00223F14"/>
    <w:rsid w:val="00226FA1"/>
    <w:rsid w:val="00227786"/>
    <w:rsid w:val="00227C84"/>
    <w:rsid w:val="00230522"/>
    <w:rsid w:val="00232036"/>
    <w:rsid w:val="00232D86"/>
    <w:rsid w:val="00232DA6"/>
    <w:rsid w:val="00232E34"/>
    <w:rsid w:val="002332B5"/>
    <w:rsid w:val="00234996"/>
    <w:rsid w:val="00234FE9"/>
    <w:rsid w:val="002373C8"/>
    <w:rsid w:val="00240FB0"/>
    <w:rsid w:val="00241F4F"/>
    <w:rsid w:val="00242039"/>
    <w:rsid w:val="002465CF"/>
    <w:rsid w:val="00246D21"/>
    <w:rsid w:val="0024710F"/>
    <w:rsid w:val="002477B4"/>
    <w:rsid w:val="00247B92"/>
    <w:rsid w:val="00247E8B"/>
    <w:rsid w:val="002509B1"/>
    <w:rsid w:val="00252162"/>
    <w:rsid w:val="002521E1"/>
    <w:rsid w:val="002522A8"/>
    <w:rsid w:val="0025322F"/>
    <w:rsid w:val="00253E27"/>
    <w:rsid w:val="00253FF3"/>
    <w:rsid w:val="0025401D"/>
    <w:rsid w:val="00254FF9"/>
    <w:rsid w:val="002577D0"/>
    <w:rsid w:val="00260342"/>
    <w:rsid w:val="0026231A"/>
    <w:rsid w:val="00263D31"/>
    <w:rsid w:val="0026468A"/>
    <w:rsid w:val="00264952"/>
    <w:rsid w:val="00266642"/>
    <w:rsid w:val="002668F0"/>
    <w:rsid w:val="002673B3"/>
    <w:rsid w:val="00267786"/>
    <w:rsid w:val="00267933"/>
    <w:rsid w:val="002707FD"/>
    <w:rsid w:val="002719F3"/>
    <w:rsid w:val="00272C0A"/>
    <w:rsid w:val="00272F24"/>
    <w:rsid w:val="002734ED"/>
    <w:rsid w:val="002764C4"/>
    <w:rsid w:val="002769BF"/>
    <w:rsid w:val="00276EF2"/>
    <w:rsid w:val="00277249"/>
    <w:rsid w:val="00277A7A"/>
    <w:rsid w:val="00277B18"/>
    <w:rsid w:val="00277C2C"/>
    <w:rsid w:val="00280192"/>
    <w:rsid w:val="002804AB"/>
    <w:rsid w:val="002808B9"/>
    <w:rsid w:val="00280A59"/>
    <w:rsid w:val="00280C1B"/>
    <w:rsid w:val="0028122E"/>
    <w:rsid w:val="002813C9"/>
    <w:rsid w:val="00281824"/>
    <w:rsid w:val="00282DB9"/>
    <w:rsid w:val="002844F5"/>
    <w:rsid w:val="002845B7"/>
    <w:rsid w:val="00284857"/>
    <w:rsid w:val="0028553E"/>
    <w:rsid w:val="00287164"/>
    <w:rsid w:val="0028794B"/>
    <w:rsid w:val="00291914"/>
    <w:rsid w:val="00292465"/>
    <w:rsid w:val="00292525"/>
    <w:rsid w:val="00292F43"/>
    <w:rsid w:val="00295EC6"/>
    <w:rsid w:val="00296AAE"/>
    <w:rsid w:val="002972E1"/>
    <w:rsid w:val="00297582"/>
    <w:rsid w:val="002A0E7F"/>
    <w:rsid w:val="002A1BAE"/>
    <w:rsid w:val="002A32D8"/>
    <w:rsid w:val="002A5673"/>
    <w:rsid w:val="002A6228"/>
    <w:rsid w:val="002B0192"/>
    <w:rsid w:val="002B1815"/>
    <w:rsid w:val="002B265E"/>
    <w:rsid w:val="002B28A1"/>
    <w:rsid w:val="002B3589"/>
    <w:rsid w:val="002B3B3B"/>
    <w:rsid w:val="002B3C95"/>
    <w:rsid w:val="002B3E36"/>
    <w:rsid w:val="002B3FC7"/>
    <w:rsid w:val="002B57C2"/>
    <w:rsid w:val="002B582A"/>
    <w:rsid w:val="002B6489"/>
    <w:rsid w:val="002B7A52"/>
    <w:rsid w:val="002C0AAF"/>
    <w:rsid w:val="002C0D7F"/>
    <w:rsid w:val="002C10FC"/>
    <w:rsid w:val="002C19B7"/>
    <w:rsid w:val="002C1EED"/>
    <w:rsid w:val="002C2416"/>
    <w:rsid w:val="002C245C"/>
    <w:rsid w:val="002C257B"/>
    <w:rsid w:val="002C3162"/>
    <w:rsid w:val="002C3B26"/>
    <w:rsid w:val="002C4BFA"/>
    <w:rsid w:val="002C60E7"/>
    <w:rsid w:val="002C6B1D"/>
    <w:rsid w:val="002C6C91"/>
    <w:rsid w:val="002C6C9C"/>
    <w:rsid w:val="002C7008"/>
    <w:rsid w:val="002C78DD"/>
    <w:rsid w:val="002D0167"/>
    <w:rsid w:val="002D0B24"/>
    <w:rsid w:val="002D0D95"/>
    <w:rsid w:val="002D21B7"/>
    <w:rsid w:val="002D4413"/>
    <w:rsid w:val="002D4578"/>
    <w:rsid w:val="002D46B9"/>
    <w:rsid w:val="002D4721"/>
    <w:rsid w:val="002D531C"/>
    <w:rsid w:val="002D56F1"/>
    <w:rsid w:val="002D62C0"/>
    <w:rsid w:val="002D68F3"/>
    <w:rsid w:val="002D7F61"/>
    <w:rsid w:val="002E0071"/>
    <w:rsid w:val="002E024D"/>
    <w:rsid w:val="002E067A"/>
    <w:rsid w:val="002E0929"/>
    <w:rsid w:val="002E0D9D"/>
    <w:rsid w:val="002E1093"/>
    <w:rsid w:val="002E1449"/>
    <w:rsid w:val="002E153B"/>
    <w:rsid w:val="002E22EA"/>
    <w:rsid w:val="002E2331"/>
    <w:rsid w:val="002E246D"/>
    <w:rsid w:val="002E291D"/>
    <w:rsid w:val="002E36DD"/>
    <w:rsid w:val="002E46B6"/>
    <w:rsid w:val="002E50A4"/>
    <w:rsid w:val="002E6631"/>
    <w:rsid w:val="002E7955"/>
    <w:rsid w:val="002E7B51"/>
    <w:rsid w:val="002F1B46"/>
    <w:rsid w:val="002F1BFC"/>
    <w:rsid w:val="002F5386"/>
    <w:rsid w:val="002F6BCE"/>
    <w:rsid w:val="002F7E56"/>
    <w:rsid w:val="00300191"/>
    <w:rsid w:val="003005EF"/>
    <w:rsid w:val="00300D98"/>
    <w:rsid w:val="00301E4B"/>
    <w:rsid w:val="00301EF2"/>
    <w:rsid w:val="00304161"/>
    <w:rsid w:val="003044D4"/>
    <w:rsid w:val="00305988"/>
    <w:rsid w:val="00306233"/>
    <w:rsid w:val="0030638C"/>
    <w:rsid w:val="0030660A"/>
    <w:rsid w:val="00306C82"/>
    <w:rsid w:val="00310AC5"/>
    <w:rsid w:val="00311150"/>
    <w:rsid w:val="003119BB"/>
    <w:rsid w:val="0031299C"/>
    <w:rsid w:val="00313AD1"/>
    <w:rsid w:val="00313FA0"/>
    <w:rsid w:val="00314CBB"/>
    <w:rsid w:val="00315A01"/>
    <w:rsid w:val="00315EFE"/>
    <w:rsid w:val="0031638B"/>
    <w:rsid w:val="003165F4"/>
    <w:rsid w:val="00316866"/>
    <w:rsid w:val="00316FD3"/>
    <w:rsid w:val="003202B6"/>
    <w:rsid w:val="00320B53"/>
    <w:rsid w:val="00320EBA"/>
    <w:rsid w:val="00321225"/>
    <w:rsid w:val="0032180B"/>
    <w:rsid w:val="00321884"/>
    <w:rsid w:val="00321F54"/>
    <w:rsid w:val="00322FC7"/>
    <w:rsid w:val="00324902"/>
    <w:rsid w:val="00324BBB"/>
    <w:rsid w:val="00326903"/>
    <w:rsid w:val="003271A1"/>
    <w:rsid w:val="00327CEE"/>
    <w:rsid w:val="00330E83"/>
    <w:rsid w:val="00330FF4"/>
    <w:rsid w:val="003311EC"/>
    <w:rsid w:val="0033209C"/>
    <w:rsid w:val="00333782"/>
    <w:rsid w:val="003338E8"/>
    <w:rsid w:val="00337179"/>
    <w:rsid w:val="0033787B"/>
    <w:rsid w:val="00341655"/>
    <w:rsid w:val="00341EDA"/>
    <w:rsid w:val="003426BD"/>
    <w:rsid w:val="0034288C"/>
    <w:rsid w:val="00342C10"/>
    <w:rsid w:val="00342F40"/>
    <w:rsid w:val="00342FD1"/>
    <w:rsid w:val="003439AC"/>
    <w:rsid w:val="00343B77"/>
    <w:rsid w:val="00343FC2"/>
    <w:rsid w:val="00344032"/>
    <w:rsid w:val="003443BB"/>
    <w:rsid w:val="00344EC5"/>
    <w:rsid w:val="00345294"/>
    <w:rsid w:val="003453DE"/>
    <w:rsid w:val="00345BFA"/>
    <w:rsid w:val="0034675C"/>
    <w:rsid w:val="00347908"/>
    <w:rsid w:val="00350937"/>
    <w:rsid w:val="003516FC"/>
    <w:rsid w:val="00351774"/>
    <w:rsid w:val="003522D4"/>
    <w:rsid w:val="003532CE"/>
    <w:rsid w:val="00353499"/>
    <w:rsid w:val="00353F6C"/>
    <w:rsid w:val="00354B08"/>
    <w:rsid w:val="003555A1"/>
    <w:rsid w:val="003575B1"/>
    <w:rsid w:val="0035794C"/>
    <w:rsid w:val="00357C84"/>
    <w:rsid w:val="00357E97"/>
    <w:rsid w:val="0036041F"/>
    <w:rsid w:val="00360BF8"/>
    <w:rsid w:val="0036178B"/>
    <w:rsid w:val="00361E50"/>
    <w:rsid w:val="00363548"/>
    <w:rsid w:val="0036378D"/>
    <w:rsid w:val="003646BA"/>
    <w:rsid w:val="00364718"/>
    <w:rsid w:val="00364C79"/>
    <w:rsid w:val="00365B1F"/>
    <w:rsid w:val="00365DEF"/>
    <w:rsid w:val="00366544"/>
    <w:rsid w:val="00366762"/>
    <w:rsid w:val="00366DAB"/>
    <w:rsid w:val="00367D58"/>
    <w:rsid w:val="00370F4D"/>
    <w:rsid w:val="0037107E"/>
    <w:rsid w:val="00371137"/>
    <w:rsid w:val="00372BBD"/>
    <w:rsid w:val="00372C93"/>
    <w:rsid w:val="00372F01"/>
    <w:rsid w:val="00373720"/>
    <w:rsid w:val="0037417C"/>
    <w:rsid w:val="00374867"/>
    <w:rsid w:val="00375A55"/>
    <w:rsid w:val="00375B2A"/>
    <w:rsid w:val="003762F5"/>
    <w:rsid w:val="003801E5"/>
    <w:rsid w:val="0038082F"/>
    <w:rsid w:val="003810FC"/>
    <w:rsid w:val="003811A4"/>
    <w:rsid w:val="00381228"/>
    <w:rsid w:val="00381E6A"/>
    <w:rsid w:val="00382F3E"/>
    <w:rsid w:val="0038569B"/>
    <w:rsid w:val="003873FF"/>
    <w:rsid w:val="00387E6D"/>
    <w:rsid w:val="0039073B"/>
    <w:rsid w:val="00390D37"/>
    <w:rsid w:val="00390D7C"/>
    <w:rsid w:val="00390E10"/>
    <w:rsid w:val="00391853"/>
    <w:rsid w:val="00391CBD"/>
    <w:rsid w:val="003920E8"/>
    <w:rsid w:val="0039223C"/>
    <w:rsid w:val="003925DA"/>
    <w:rsid w:val="00393159"/>
    <w:rsid w:val="00393968"/>
    <w:rsid w:val="00395295"/>
    <w:rsid w:val="00395819"/>
    <w:rsid w:val="00395CFF"/>
    <w:rsid w:val="00396602"/>
    <w:rsid w:val="00396CEB"/>
    <w:rsid w:val="00397F6C"/>
    <w:rsid w:val="003A082E"/>
    <w:rsid w:val="003A0D32"/>
    <w:rsid w:val="003A11E3"/>
    <w:rsid w:val="003A2F1B"/>
    <w:rsid w:val="003A3249"/>
    <w:rsid w:val="003A3254"/>
    <w:rsid w:val="003A373C"/>
    <w:rsid w:val="003A39B4"/>
    <w:rsid w:val="003A59EB"/>
    <w:rsid w:val="003A657D"/>
    <w:rsid w:val="003A689D"/>
    <w:rsid w:val="003A71B7"/>
    <w:rsid w:val="003A79CB"/>
    <w:rsid w:val="003B08FE"/>
    <w:rsid w:val="003B0E4A"/>
    <w:rsid w:val="003B2065"/>
    <w:rsid w:val="003B2350"/>
    <w:rsid w:val="003B3C11"/>
    <w:rsid w:val="003B3EFC"/>
    <w:rsid w:val="003B47B3"/>
    <w:rsid w:val="003B53CF"/>
    <w:rsid w:val="003B5627"/>
    <w:rsid w:val="003B5A1F"/>
    <w:rsid w:val="003B710D"/>
    <w:rsid w:val="003C0066"/>
    <w:rsid w:val="003C0698"/>
    <w:rsid w:val="003C1D7A"/>
    <w:rsid w:val="003C2451"/>
    <w:rsid w:val="003C36A3"/>
    <w:rsid w:val="003C3A56"/>
    <w:rsid w:val="003C46E4"/>
    <w:rsid w:val="003C5AB8"/>
    <w:rsid w:val="003C63C4"/>
    <w:rsid w:val="003C699E"/>
    <w:rsid w:val="003C7189"/>
    <w:rsid w:val="003D04E7"/>
    <w:rsid w:val="003D0ADF"/>
    <w:rsid w:val="003D0CC1"/>
    <w:rsid w:val="003D114F"/>
    <w:rsid w:val="003D1283"/>
    <w:rsid w:val="003D2686"/>
    <w:rsid w:val="003D2D55"/>
    <w:rsid w:val="003D30BE"/>
    <w:rsid w:val="003D376D"/>
    <w:rsid w:val="003D3DEF"/>
    <w:rsid w:val="003D4504"/>
    <w:rsid w:val="003D5B37"/>
    <w:rsid w:val="003D5DE3"/>
    <w:rsid w:val="003D6B44"/>
    <w:rsid w:val="003E0257"/>
    <w:rsid w:val="003E2371"/>
    <w:rsid w:val="003E2E51"/>
    <w:rsid w:val="003E3FED"/>
    <w:rsid w:val="003E4AE5"/>
    <w:rsid w:val="003E4DD5"/>
    <w:rsid w:val="003E54A7"/>
    <w:rsid w:val="003E69FF"/>
    <w:rsid w:val="003E79A8"/>
    <w:rsid w:val="003F004F"/>
    <w:rsid w:val="003F00AD"/>
    <w:rsid w:val="003F0362"/>
    <w:rsid w:val="003F2C36"/>
    <w:rsid w:val="003F4098"/>
    <w:rsid w:val="003F5B13"/>
    <w:rsid w:val="003F5D56"/>
    <w:rsid w:val="003F6521"/>
    <w:rsid w:val="003F6EA9"/>
    <w:rsid w:val="003F77F4"/>
    <w:rsid w:val="003F7F7A"/>
    <w:rsid w:val="00400407"/>
    <w:rsid w:val="004010EF"/>
    <w:rsid w:val="00401B78"/>
    <w:rsid w:val="004021F9"/>
    <w:rsid w:val="00402B17"/>
    <w:rsid w:val="00402D54"/>
    <w:rsid w:val="00404112"/>
    <w:rsid w:val="004043EE"/>
    <w:rsid w:val="00404B95"/>
    <w:rsid w:val="00404D45"/>
    <w:rsid w:val="00406972"/>
    <w:rsid w:val="004075E8"/>
    <w:rsid w:val="00407F31"/>
    <w:rsid w:val="00411ACC"/>
    <w:rsid w:val="00411E05"/>
    <w:rsid w:val="004128CE"/>
    <w:rsid w:val="0041367E"/>
    <w:rsid w:val="004138A6"/>
    <w:rsid w:val="00413EEA"/>
    <w:rsid w:val="004142CF"/>
    <w:rsid w:val="0041438A"/>
    <w:rsid w:val="00415FCF"/>
    <w:rsid w:val="00415FFD"/>
    <w:rsid w:val="00416461"/>
    <w:rsid w:val="00416BF1"/>
    <w:rsid w:val="00416F39"/>
    <w:rsid w:val="00417D77"/>
    <w:rsid w:val="00423740"/>
    <w:rsid w:val="00423821"/>
    <w:rsid w:val="00424D2A"/>
    <w:rsid w:val="0042504E"/>
    <w:rsid w:val="004264C0"/>
    <w:rsid w:val="004267E5"/>
    <w:rsid w:val="00427720"/>
    <w:rsid w:val="00427E1D"/>
    <w:rsid w:val="00427F81"/>
    <w:rsid w:val="00431618"/>
    <w:rsid w:val="00431A3E"/>
    <w:rsid w:val="004321C2"/>
    <w:rsid w:val="00432E24"/>
    <w:rsid w:val="00432E3B"/>
    <w:rsid w:val="00433039"/>
    <w:rsid w:val="00433E2C"/>
    <w:rsid w:val="0043422B"/>
    <w:rsid w:val="004345AB"/>
    <w:rsid w:val="004347D7"/>
    <w:rsid w:val="0043611F"/>
    <w:rsid w:val="004364B9"/>
    <w:rsid w:val="00442E8E"/>
    <w:rsid w:val="004431C0"/>
    <w:rsid w:val="00443B6A"/>
    <w:rsid w:val="00444C0E"/>
    <w:rsid w:val="00445769"/>
    <w:rsid w:val="00446397"/>
    <w:rsid w:val="00446590"/>
    <w:rsid w:val="004465DA"/>
    <w:rsid w:val="00446AC4"/>
    <w:rsid w:val="00446F50"/>
    <w:rsid w:val="0045065F"/>
    <w:rsid w:val="0045096D"/>
    <w:rsid w:val="00450B11"/>
    <w:rsid w:val="004514B9"/>
    <w:rsid w:val="00451897"/>
    <w:rsid w:val="00451BB7"/>
    <w:rsid w:val="00453CCF"/>
    <w:rsid w:val="00455039"/>
    <w:rsid w:val="0045653A"/>
    <w:rsid w:val="00457028"/>
    <w:rsid w:val="0046126D"/>
    <w:rsid w:val="00461425"/>
    <w:rsid w:val="0046206A"/>
    <w:rsid w:val="00463277"/>
    <w:rsid w:val="00464892"/>
    <w:rsid w:val="00464AA2"/>
    <w:rsid w:val="004651EA"/>
    <w:rsid w:val="00465314"/>
    <w:rsid w:val="004659BE"/>
    <w:rsid w:val="00465E1C"/>
    <w:rsid w:val="00466A40"/>
    <w:rsid w:val="00470F43"/>
    <w:rsid w:val="004714A1"/>
    <w:rsid w:val="0047194F"/>
    <w:rsid w:val="00471A39"/>
    <w:rsid w:val="00471E9D"/>
    <w:rsid w:val="004723E8"/>
    <w:rsid w:val="00472BD2"/>
    <w:rsid w:val="00472BFF"/>
    <w:rsid w:val="0047367A"/>
    <w:rsid w:val="00473A46"/>
    <w:rsid w:val="00473E0E"/>
    <w:rsid w:val="00473F0F"/>
    <w:rsid w:val="004749C7"/>
    <w:rsid w:val="00476334"/>
    <w:rsid w:val="004768E5"/>
    <w:rsid w:val="004773EA"/>
    <w:rsid w:val="0048155A"/>
    <w:rsid w:val="00481CDB"/>
    <w:rsid w:val="00481FF9"/>
    <w:rsid w:val="00482294"/>
    <w:rsid w:val="004826D1"/>
    <w:rsid w:val="00483AF9"/>
    <w:rsid w:val="00483DE9"/>
    <w:rsid w:val="00484A28"/>
    <w:rsid w:val="00485040"/>
    <w:rsid w:val="004852A3"/>
    <w:rsid w:val="00485323"/>
    <w:rsid w:val="00485479"/>
    <w:rsid w:val="0048658E"/>
    <w:rsid w:val="0049056D"/>
    <w:rsid w:val="004920B4"/>
    <w:rsid w:val="00492D71"/>
    <w:rsid w:val="00493855"/>
    <w:rsid w:val="00493E49"/>
    <w:rsid w:val="00494E67"/>
    <w:rsid w:val="004965FF"/>
    <w:rsid w:val="00496EC7"/>
    <w:rsid w:val="0049798F"/>
    <w:rsid w:val="004A0244"/>
    <w:rsid w:val="004A02CF"/>
    <w:rsid w:val="004A07A7"/>
    <w:rsid w:val="004A0F2B"/>
    <w:rsid w:val="004A11C2"/>
    <w:rsid w:val="004A151B"/>
    <w:rsid w:val="004A2571"/>
    <w:rsid w:val="004A25E5"/>
    <w:rsid w:val="004A26E3"/>
    <w:rsid w:val="004A28FD"/>
    <w:rsid w:val="004A2FEC"/>
    <w:rsid w:val="004A33AF"/>
    <w:rsid w:val="004A36FD"/>
    <w:rsid w:val="004A5332"/>
    <w:rsid w:val="004A58B5"/>
    <w:rsid w:val="004A6B8B"/>
    <w:rsid w:val="004A6EF0"/>
    <w:rsid w:val="004A7E25"/>
    <w:rsid w:val="004B0163"/>
    <w:rsid w:val="004B0784"/>
    <w:rsid w:val="004B0DDA"/>
    <w:rsid w:val="004B3AD6"/>
    <w:rsid w:val="004B4003"/>
    <w:rsid w:val="004B4808"/>
    <w:rsid w:val="004B4CC0"/>
    <w:rsid w:val="004B520E"/>
    <w:rsid w:val="004B533E"/>
    <w:rsid w:val="004B5755"/>
    <w:rsid w:val="004B59BD"/>
    <w:rsid w:val="004C09F8"/>
    <w:rsid w:val="004C1054"/>
    <w:rsid w:val="004C17F0"/>
    <w:rsid w:val="004C23B8"/>
    <w:rsid w:val="004C2EF8"/>
    <w:rsid w:val="004C3FD8"/>
    <w:rsid w:val="004C4007"/>
    <w:rsid w:val="004C4C44"/>
    <w:rsid w:val="004C4CBB"/>
    <w:rsid w:val="004C5BCB"/>
    <w:rsid w:val="004C655C"/>
    <w:rsid w:val="004C727E"/>
    <w:rsid w:val="004D0224"/>
    <w:rsid w:val="004D039C"/>
    <w:rsid w:val="004D0708"/>
    <w:rsid w:val="004D1266"/>
    <w:rsid w:val="004D13CE"/>
    <w:rsid w:val="004D17F7"/>
    <w:rsid w:val="004D1CB8"/>
    <w:rsid w:val="004D20F2"/>
    <w:rsid w:val="004D222C"/>
    <w:rsid w:val="004D22FC"/>
    <w:rsid w:val="004D27CD"/>
    <w:rsid w:val="004D38E2"/>
    <w:rsid w:val="004D3EE9"/>
    <w:rsid w:val="004D465E"/>
    <w:rsid w:val="004D4E61"/>
    <w:rsid w:val="004D67D9"/>
    <w:rsid w:val="004E131B"/>
    <w:rsid w:val="004E1FCF"/>
    <w:rsid w:val="004E23BB"/>
    <w:rsid w:val="004E241D"/>
    <w:rsid w:val="004E3E5A"/>
    <w:rsid w:val="004E4110"/>
    <w:rsid w:val="004E447E"/>
    <w:rsid w:val="004E4491"/>
    <w:rsid w:val="004E53F3"/>
    <w:rsid w:val="004E593F"/>
    <w:rsid w:val="004E6656"/>
    <w:rsid w:val="004E6D69"/>
    <w:rsid w:val="004F01E4"/>
    <w:rsid w:val="004F05C8"/>
    <w:rsid w:val="004F0F99"/>
    <w:rsid w:val="004F19F4"/>
    <w:rsid w:val="004F1A59"/>
    <w:rsid w:val="004F1B77"/>
    <w:rsid w:val="004F2C12"/>
    <w:rsid w:val="004F2DF0"/>
    <w:rsid w:val="004F332E"/>
    <w:rsid w:val="004F5492"/>
    <w:rsid w:val="004F5504"/>
    <w:rsid w:val="004F65E9"/>
    <w:rsid w:val="004F78EF"/>
    <w:rsid w:val="004F78F1"/>
    <w:rsid w:val="004F7F01"/>
    <w:rsid w:val="00500693"/>
    <w:rsid w:val="005015F5"/>
    <w:rsid w:val="00501A3D"/>
    <w:rsid w:val="00502920"/>
    <w:rsid w:val="00503A7E"/>
    <w:rsid w:val="00503EA3"/>
    <w:rsid w:val="005049A9"/>
    <w:rsid w:val="00504D2B"/>
    <w:rsid w:val="005054F2"/>
    <w:rsid w:val="00506817"/>
    <w:rsid w:val="005100E2"/>
    <w:rsid w:val="0051124E"/>
    <w:rsid w:val="00511772"/>
    <w:rsid w:val="00512AB6"/>
    <w:rsid w:val="005131B7"/>
    <w:rsid w:val="00513536"/>
    <w:rsid w:val="00517390"/>
    <w:rsid w:val="00517E1C"/>
    <w:rsid w:val="005200D4"/>
    <w:rsid w:val="005202C2"/>
    <w:rsid w:val="00520931"/>
    <w:rsid w:val="00520A2D"/>
    <w:rsid w:val="00520F49"/>
    <w:rsid w:val="005220D5"/>
    <w:rsid w:val="00522CB9"/>
    <w:rsid w:val="00523A5A"/>
    <w:rsid w:val="00523CAB"/>
    <w:rsid w:val="00523E54"/>
    <w:rsid w:val="00525742"/>
    <w:rsid w:val="00525968"/>
    <w:rsid w:val="00526542"/>
    <w:rsid w:val="005265DB"/>
    <w:rsid w:val="00527D60"/>
    <w:rsid w:val="00527E4D"/>
    <w:rsid w:val="005302E0"/>
    <w:rsid w:val="00530FE6"/>
    <w:rsid w:val="005311CE"/>
    <w:rsid w:val="0053189F"/>
    <w:rsid w:val="00531C02"/>
    <w:rsid w:val="00532710"/>
    <w:rsid w:val="00532A7A"/>
    <w:rsid w:val="005335FE"/>
    <w:rsid w:val="00533686"/>
    <w:rsid w:val="00533EF8"/>
    <w:rsid w:val="005340A4"/>
    <w:rsid w:val="005342B3"/>
    <w:rsid w:val="00534308"/>
    <w:rsid w:val="00534A0C"/>
    <w:rsid w:val="00536A2D"/>
    <w:rsid w:val="00536D2E"/>
    <w:rsid w:val="00540E82"/>
    <w:rsid w:val="005412D1"/>
    <w:rsid w:val="00541567"/>
    <w:rsid w:val="00541EAC"/>
    <w:rsid w:val="0054285D"/>
    <w:rsid w:val="00544877"/>
    <w:rsid w:val="005464E5"/>
    <w:rsid w:val="00546584"/>
    <w:rsid w:val="00546974"/>
    <w:rsid w:val="00547148"/>
    <w:rsid w:val="0054769D"/>
    <w:rsid w:val="0054793C"/>
    <w:rsid w:val="005507DD"/>
    <w:rsid w:val="005512D7"/>
    <w:rsid w:val="00551826"/>
    <w:rsid w:val="00552E32"/>
    <w:rsid w:val="0055320A"/>
    <w:rsid w:val="00553F52"/>
    <w:rsid w:val="005540DD"/>
    <w:rsid w:val="005543F4"/>
    <w:rsid w:val="00554826"/>
    <w:rsid w:val="005548C0"/>
    <w:rsid w:val="005549DF"/>
    <w:rsid w:val="005550A4"/>
    <w:rsid w:val="005550A9"/>
    <w:rsid w:val="005555D0"/>
    <w:rsid w:val="00556402"/>
    <w:rsid w:val="005574EB"/>
    <w:rsid w:val="0056031E"/>
    <w:rsid w:val="005612A9"/>
    <w:rsid w:val="00561B3C"/>
    <w:rsid w:val="00561BD3"/>
    <w:rsid w:val="00561DC4"/>
    <w:rsid w:val="00561F38"/>
    <w:rsid w:val="00562571"/>
    <w:rsid w:val="005626A4"/>
    <w:rsid w:val="00563226"/>
    <w:rsid w:val="00563A05"/>
    <w:rsid w:val="0056540C"/>
    <w:rsid w:val="00565A19"/>
    <w:rsid w:val="00565C2E"/>
    <w:rsid w:val="00566201"/>
    <w:rsid w:val="005665F9"/>
    <w:rsid w:val="00567EBD"/>
    <w:rsid w:val="00567F90"/>
    <w:rsid w:val="005709E1"/>
    <w:rsid w:val="00570E93"/>
    <w:rsid w:val="005720C3"/>
    <w:rsid w:val="00572C44"/>
    <w:rsid w:val="00573C7F"/>
    <w:rsid w:val="005744B1"/>
    <w:rsid w:val="00574CC5"/>
    <w:rsid w:val="00575799"/>
    <w:rsid w:val="0057589C"/>
    <w:rsid w:val="00575F50"/>
    <w:rsid w:val="00576693"/>
    <w:rsid w:val="00576A58"/>
    <w:rsid w:val="00576F4D"/>
    <w:rsid w:val="005778A5"/>
    <w:rsid w:val="00580D40"/>
    <w:rsid w:val="00580DBD"/>
    <w:rsid w:val="005819B3"/>
    <w:rsid w:val="00581AB2"/>
    <w:rsid w:val="00583C7D"/>
    <w:rsid w:val="00584205"/>
    <w:rsid w:val="005845EB"/>
    <w:rsid w:val="00584976"/>
    <w:rsid w:val="00584ED1"/>
    <w:rsid w:val="00585228"/>
    <w:rsid w:val="00585261"/>
    <w:rsid w:val="00585511"/>
    <w:rsid w:val="00586149"/>
    <w:rsid w:val="00590856"/>
    <w:rsid w:val="00590A3F"/>
    <w:rsid w:val="005915D8"/>
    <w:rsid w:val="00591A3F"/>
    <w:rsid w:val="00591D37"/>
    <w:rsid w:val="005921E4"/>
    <w:rsid w:val="00592A4A"/>
    <w:rsid w:val="00593CE5"/>
    <w:rsid w:val="00593F50"/>
    <w:rsid w:val="00593F81"/>
    <w:rsid w:val="005953AC"/>
    <w:rsid w:val="00596729"/>
    <w:rsid w:val="00596ECD"/>
    <w:rsid w:val="00597A99"/>
    <w:rsid w:val="00597F70"/>
    <w:rsid w:val="005A0303"/>
    <w:rsid w:val="005A0499"/>
    <w:rsid w:val="005A0A9C"/>
    <w:rsid w:val="005A1884"/>
    <w:rsid w:val="005A1F51"/>
    <w:rsid w:val="005A1FD5"/>
    <w:rsid w:val="005A2D79"/>
    <w:rsid w:val="005A2EEE"/>
    <w:rsid w:val="005A3084"/>
    <w:rsid w:val="005A3C20"/>
    <w:rsid w:val="005A40D5"/>
    <w:rsid w:val="005A471A"/>
    <w:rsid w:val="005A4EF9"/>
    <w:rsid w:val="005A51FA"/>
    <w:rsid w:val="005A5CFA"/>
    <w:rsid w:val="005A61B1"/>
    <w:rsid w:val="005A6305"/>
    <w:rsid w:val="005A6C12"/>
    <w:rsid w:val="005A6E69"/>
    <w:rsid w:val="005A7F76"/>
    <w:rsid w:val="005B0F93"/>
    <w:rsid w:val="005B32F1"/>
    <w:rsid w:val="005B4001"/>
    <w:rsid w:val="005B418C"/>
    <w:rsid w:val="005B437D"/>
    <w:rsid w:val="005B4B26"/>
    <w:rsid w:val="005B4BFD"/>
    <w:rsid w:val="005B5C7F"/>
    <w:rsid w:val="005B5DBC"/>
    <w:rsid w:val="005B6390"/>
    <w:rsid w:val="005B7554"/>
    <w:rsid w:val="005B7DC0"/>
    <w:rsid w:val="005C0C44"/>
    <w:rsid w:val="005C10AD"/>
    <w:rsid w:val="005C134C"/>
    <w:rsid w:val="005C1753"/>
    <w:rsid w:val="005C1D03"/>
    <w:rsid w:val="005C44B1"/>
    <w:rsid w:val="005C550C"/>
    <w:rsid w:val="005C592D"/>
    <w:rsid w:val="005C755D"/>
    <w:rsid w:val="005D2C36"/>
    <w:rsid w:val="005D3378"/>
    <w:rsid w:val="005D4928"/>
    <w:rsid w:val="005D4B02"/>
    <w:rsid w:val="005D60F7"/>
    <w:rsid w:val="005D651B"/>
    <w:rsid w:val="005D6866"/>
    <w:rsid w:val="005D6BCA"/>
    <w:rsid w:val="005D7665"/>
    <w:rsid w:val="005E0FE0"/>
    <w:rsid w:val="005E2666"/>
    <w:rsid w:val="005E3773"/>
    <w:rsid w:val="005E390D"/>
    <w:rsid w:val="005E440D"/>
    <w:rsid w:val="005E5242"/>
    <w:rsid w:val="005E63E1"/>
    <w:rsid w:val="005E6609"/>
    <w:rsid w:val="005E79B5"/>
    <w:rsid w:val="005E7B76"/>
    <w:rsid w:val="005F03C8"/>
    <w:rsid w:val="005F0409"/>
    <w:rsid w:val="005F05A5"/>
    <w:rsid w:val="005F20AA"/>
    <w:rsid w:val="005F2BA7"/>
    <w:rsid w:val="005F2DB2"/>
    <w:rsid w:val="005F2ED6"/>
    <w:rsid w:val="005F375D"/>
    <w:rsid w:val="005F48E6"/>
    <w:rsid w:val="005F4D50"/>
    <w:rsid w:val="005F565A"/>
    <w:rsid w:val="005F7ABF"/>
    <w:rsid w:val="00600411"/>
    <w:rsid w:val="006004B8"/>
    <w:rsid w:val="006005EF"/>
    <w:rsid w:val="00600C72"/>
    <w:rsid w:val="006016D2"/>
    <w:rsid w:val="0060268F"/>
    <w:rsid w:val="00602B21"/>
    <w:rsid w:val="00604D98"/>
    <w:rsid w:val="00606821"/>
    <w:rsid w:val="00606AEC"/>
    <w:rsid w:val="00611AAE"/>
    <w:rsid w:val="00612630"/>
    <w:rsid w:val="006129B6"/>
    <w:rsid w:val="00612A7F"/>
    <w:rsid w:val="006138BB"/>
    <w:rsid w:val="00614066"/>
    <w:rsid w:val="0061489E"/>
    <w:rsid w:val="00614CFD"/>
    <w:rsid w:val="006158FC"/>
    <w:rsid w:val="00615EC6"/>
    <w:rsid w:val="00616573"/>
    <w:rsid w:val="00616F59"/>
    <w:rsid w:val="00620466"/>
    <w:rsid w:val="006213E5"/>
    <w:rsid w:val="00621829"/>
    <w:rsid w:val="00621E03"/>
    <w:rsid w:val="0062219B"/>
    <w:rsid w:val="006229D0"/>
    <w:rsid w:val="0062440F"/>
    <w:rsid w:val="00624E22"/>
    <w:rsid w:val="00625D1E"/>
    <w:rsid w:val="00625DB2"/>
    <w:rsid w:val="006267ED"/>
    <w:rsid w:val="00626AAA"/>
    <w:rsid w:val="00626F17"/>
    <w:rsid w:val="00627555"/>
    <w:rsid w:val="006277AB"/>
    <w:rsid w:val="00630AF9"/>
    <w:rsid w:val="00630D23"/>
    <w:rsid w:val="0063147E"/>
    <w:rsid w:val="00632271"/>
    <w:rsid w:val="00632601"/>
    <w:rsid w:val="006340E7"/>
    <w:rsid w:val="00634911"/>
    <w:rsid w:val="00635516"/>
    <w:rsid w:val="006367E8"/>
    <w:rsid w:val="00636DE2"/>
    <w:rsid w:val="00636FE1"/>
    <w:rsid w:val="006372E6"/>
    <w:rsid w:val="006400E6"/>
    <w:rsid w:val="00641DDD"/>
    <w:rsid w:val="00642838"/>
    <w:rsid w:val="00642D11"/>
    <w:rsid w:val="00643312"/>
    <w:rsid w:val="006439AB"/>
    <w:rsid w:val="00644C7C"/>
    <w:rsid w:val="0064525D"/>
    <w:rsid w:val="00645C14"/>
    <w:rsid w:val="00645DB4"/>
    <w:rsid w:val="006467C2"/>
    <w:rsid w:val="006478B0"/>
    <w:rsid w:val="00647F54"/>
    <w:rsid w:val="006505C5"/>
    <w:rsid w:val="00650CBC"/>
    <w:rsid w:val="00651405"/>
    <w:rsid w:val="00651945"/>
    <w:rsid w:val="00651A44"/>
    <w:rsid w:val="00652211"/>
    <w:rsid w:val="0065350E"/>
    <w:rsid w:val="00653FA7"/>
    <w:rsid w:val="00654532"/>
    <w:rsid w:val="0065459C"/>
    <w:rsid w:val="00654A00"/>
    <w:rsid w:val="00654DEF"/>
    <w:rsid w:val="00655B5F"/>
    <w:rsid w:val="00657932"/>
    <w:rsid w:val="00657E49"/>
    <w:rsid w:val="0066071D"/>
    <w:rsid w:val="006609AE"/>
    <w:rsid w:val="00661299"/>
    <w:rsid w:val="00662D66"/>
    <w:rsid w:val="006641E0"/>
    <w:rsid w:val="00664206"/>
    <w:rsid w:val="0066427F"/>
    <w:rsid w:val="0066588A"/>
    <w:rsid w:val="0066661A"/>
    <w:rsid w:val="0066701B"/>
    <w:rsid w:val="006676CC"/>
    <w:rsid w:val="006706E9"/>
    <w:rsid w:val="006708AF"/>
    <w:rsid w:val="006709DC"/>
    <w:rsid w:val="00670D34"/>
    <w:rsid w:val="006710AB"/>
    <w:rsid w:val="00671417"/>
    <w:rsid w:val="00671B62"/>
    <w:rsid w:val="00671B9A"/>
    <w:rsid w:val="00672D70"/>
    <w:rsid w:val="00673193"/>
    <w:rsid w:val="006744B8"/>
    <w:rsid w:val="0067465F"/>
    <w:rsid w:val="006746F5"/>
    <w:rsid w:val="00675817"/>
    <w:rsid w:val="00675D4F"/>
    <w:rsid w:val="00676771"/>
    <w:rsid w:val="00677796"/>
    <w:rsid w:val="00680C6E"/>
    <w:rsid w:val="00680CBB"/>
    <w:rsid w:val="00683464"/>
    <w:rsid w:val="00683763"/>
    <w:rsid w:val="00684217"/>
    <w:rsid w:val="00684D7A"/>
    <w:rsid w:val="0068575F"/>
    <w:rsid w:val="00685984"/>
    <w:rsid w:val="00686BFA"/>
    <w:rsid w:val="00690082"/>
    <w:rsid w:val="00690576"/>
    <w:rsid w:val="006905D4"/>
    <w:rsid w:val="00691019"/>
    <w:rsid w:val="0069258F"/>
    <w:rsid w:val="00692A6E"/>
    <w:rsid w:val="00693F8C"/>
    <w:rsid w:val="006940D4"/>
    <w:rsid w:val="006949C9"/>
    <w:rsid w:val="0069507B"/>
    <w:rsid w:val="00695301"/>
    <w:rsid w:val="0069734E"/>
    <w:rsid w:val="006974D1"/>
    <w:rsid w:val="00697C66"/>
    <w:rsid w:val="006A0751"/>
    <w:rsid w:val="006A08FC"/>
    <w:rsid w:val="006A1046"/>
    <w:rsid w:val="006A1B65"/>
    <w:rsid w:val="006A286A"/>
    <w:rsid w:val="006A2974"/>
    <w:rsid w:val="006A2DAF"/>
    <w:rsid w:val="006A2F5A"/>
    <w:rsid w:val="006A51AD"/>
    <w:rsid w:val="006A52C7"/>
    <w:rsid w:val="006A53B8"/>
    <w:rsid w:val="006A5B7D"/>
    <w:rsid w:val="006A5E65"/>
    <w:rsid w:val="006A649E"/>
    <w:rsid w:val="006A7277"/>
    <w:rsid w:val="006A79E2"/>
    <w:rsid w:val="006A7BA4"/>
    <w:rsid w:val="006B133D"/>
    <w:rsid w:val="006B1659"/>
    <w:rsid w:val="006B19AE"/>
    <w:rsid w:val="006B320D"/>
    <w:rsid w:val="006B3ACF"/>
    <w:rsid w:val="006B7422"/>
    <w:rsid w:val="006B7978"/>
    <w:rsid w:val="006B7DA2"/>
    <w:rsid w:val="006C02CC"/>
    <w:rsid w:val="006C0B03"/>
    <w:rsid w:val="006C297A"/>
    <w:rsid w:val="006C2BA7"/>
    <w:rsid w:val="006C36E2"/>
    <w:rsid w:val="006C398C"/>
    <w:rsid w:val="006C3F1B"/>
    <w:rsid w:val="006C4362"/>
    <w:rsid w:val="006C5106"/>
    <w:rsid w:val="006C56BA"/>
    <w:rsid w:val="006C6521"/>
    <w:rsid w:val="006C65E2"/>
    <w:rsid w:val="006C683D"/>
    <w:rsid w:val="006C6868"/>
    <w:rsid w:val="006C6A50"/>
    <w:rsid w:val="006C7237"/>
    <w:rsid w:val="006D054E"/>
    <w:rsid w:val="006D1260"/>
    <w:rsid w:val="006D273D"/>
    <w:rsid w:val="006D2BAF"/>
    <w:rsid w:val="006D3304"/>
    <w:rsid w:val="006D3B6C"/>
    <w:rsid w:val="006D441B"/>
    <w:rsid w:val="006D6A9F"/>
    <w:rsid w:val="006D6B0D"/>
    <w:rsid w:val="006D6EE0"/>
    <w:rsid w:val="006D756D"/>
    <w:rsid w:val="006E017D"/>
    <w:rsid w:val="006E0936"/>
    <w:rsid w:val="006E10C5"/>
    <w:rsid w:val="006E1947"/>
    <w:rsid w:val="006E3FAE"/>
    <w:rsid w:val="006E4B46"/>
    <w:rsid w:val="006E4D91"/>
    <w:rsid w:val="006E576F"/>
    <w:rsid w:val="006E589F"/>
    <w:rsid w:val="006E5B7F"/>
    <w:rsid w:val="006E5EF0"/>
    <w:rsid w:val="006E6BC0"/>
    <w:rsid w:val="006E6CAE"/>
    <w:rsid w:val="006E7188"/>
    <w:rsid w:val="006F0D22"/>
    <w:rsid w:val="006F12B1"/>
    <w:rsid w:val="006F1402"/>
    <w:rsid w:val="006F1587"/>
    <w:rsid w:val="006F1E2F"/>
    <w:rsid w:val="006F2EC6"/>
    <w:rsid w:val="006F32A5"/>
    <w:rsid w:val="006F37D0"/>
    <w:rsid w:val="006F3DEC"/>
    <w:rsid w:val="006F46C0"/>
    <w:rsid w:val="006F4A0D"/>
    <w:rsid w:val="006F4B67"/>
    <w:rsid w:val="006F53A4"/>
    <w:rsid w:val="006F5935"/>
    <w:rsid w:val="006F5C8B"/>
    <w:rsid w:val="006F5DA6"/>
    <w:rsid w:val="006F5E2E"/>
    <w:rsid w:val="006F6D43"/>
    <w:rsid w:val="00700982"/>
    <w:rsid w:val="00701EC2"/>
    <w:rsid w:val="00701F08"/>
    <w:rsid w:val="00703136"/>
    <w:rsid w:val="00703A84"/>
    <w:rsid w:val="007048A2"/>
    <w:rsid w:val="00704D64"/>
    <w:rsid w:val="007065A2"/>
    <w:rsid w:val="00706FC5"/>
    <w:rsid w:val="00707266"/>
    <w:rsid w:val="007124C6"/>
    <w:rsid w:val="00713B9D"/>
    <w:rsid w:val="00714421"/>
    <w:rsid w:val="007146BF"/>
    <w:rsid w:val="0071493B"/>
    <w:rsid w:val="007155EE"/>
    <w:rsid w:val="007157EA"/>
    <w:rsid w:val="007161D1"/>
    <w:rsid w:val="00716A17"/>
    <w:rsid w:val="00716B51"/>
    <w:rsid w:val="007172AD"/>
    <w:rsid w:val="00720F90"/>
    <w:rsid w:val="00721914"/>
    <w:rsid w:val="00721A71"/>
    <w:rsid w:val="00721BB8"/>
    <w:rsid w:val="00723024"/>
    <w:rsid w:val="0072373B"/>
    <w:rsid w:val="00724373"/>
    <w:rsid w:val="00724723"/>
    <w:rsid w:val="00725E08"/>
    <w:rsid w:val="007277F5"/>
    <w:rsid w:val="00727A8E"/>
    <w:rsid w:val="00727B75"/>
    <w:rsid w:val="00731481"/>
    <w:rsid w:val="007324FD"/>
    <w:rsid w:val="00732550"/>
    <w:rsid w:val="00733848"/>
    <w:rsid w:val="00733BF6"/>
    <w:rsid w:val="0073454C"/>
    <w:rsid w:val="00734D64"/>
    <w:rsid w:val="00734E2F"/>
    <w:rsid w:val="00734F15"/>
    <w:rsid w:val="00734FCB"/>
    <w:rsid w:val="00736965"/>
    <w:rsid w:val="007378FA"/>
    <w:rsid w:val="00737989"/>
    <w:rsid w:val="007407E2"/>
    <w:rsid w:val="00740B12"/>
    <w:rsid w:val="007410D6"/>
    <w:rsid w:val="00741C59"/>
    <w:rsid w:val="00741FF3"/>
    <w:rsid w:val="00742092"/>
    <w:rsid w:val="007436FD"/>
    <w:rsid w:val="007452F0"/>
    <w:rsid w:val="007467DF"/>
    <w:rsid w:val="00746C16"/>
    <w:rsid w:val="00747C06"/>
    <w:rsid w:val="00750178"/>
    <w:rsid w:val="007505AB"/>
    <w:rsid w:val="0075121A"/>
    <w:rsid w:val="0075129E"/>
    <w:rsid w:val="0075164A"/>
    <w:rsid w:val="00751789"/>
    <w:rsid w:val="00752533"/>
    <w:rsid w:val="00752ADA"/>
    <w:rsid w:val="007530B5"/>
    <w:rsid w:val="007531F9"/>
    <w:rsid w:val="00753969"/>
    <w:rsid w:val="00754E16"/>
    <w:rsid w:val="007564AA"/>
    <w:rsid w:val="00756CCA"/>
    <w:rsid w:val="007573CC"/>
    <w:rsid w:val="00757949"/>
    <w:rsid w:val="00761330"/>
    <w:rsid w:val="007613BA"/>
    <w:rsid w:val="0076144D"/>
    <w:rsid w:val="00761DE3"/>
    <w:rsid w:val="007620B7"/>
    <w:rsid w:val="00762259"/>
    <w:rsid w:val="0076335A"/>
    <w:rsid w:val="007640FC"/>
    <w:rsid w:val="00764249"/>
    <w:rsid w:val="007645C1"/>
    <w:rsid w:val="0076538A"/>
    <w:rsid w:val="0076539A"/>
    <w:rsid w:val="00765B09"/>
    <w:rsid w:val="00765CF9"/>
    <w:rsid w:val="00765D6A"/>
    <w:rsid w:val="0076708E"/>
    <w:rsid w:val="00767B03"/>
    <w:rsid w:val="007726D4"/>
    <w:rsid w:val="00772E2F"/>
    <w:rsid w:val="0077319D"/>
    <w:rsid w:val="00773B1D"/>
    <w:rsid w:val="00774643"/>
    <w:rsid w:val="00774CB0"/>
    <w:rsid w:val="00775311"/>
    <w:rsid w:val="00775D1C"/>
    <w:rsid w:val="00775DB3"/>
    <w:rsid w:val="00776AD6"/>
    <w:rsid w:val="007775BD"/>
    <w:rsid w:val="00777A07"/>
    <w:rsid w:val="00777A27"/>
    <w:rsid w:val="007806FA"/>
    <w:rsid w:val="00781A91"/>
    <w:rsid w:val="007820F3"/>
    <w:rsid w:val="00782165"/>
    <w:rsid w:val="007823C8"/>
    <w:rsid w:val="00782FF2"/>
    <w:rsid w:val="0078388A"/>
    <w:rsid w:val="00783D91"/>
    <w:rsid w:val="00783E8C"/>
    <w:rsid w:val="00784ABC"/>
    <w:rsid w:val="00784E2E"/>
    <w:rsid w:val="007856F1"/>
    <w:rsid w:val="0078699D"/>
    <w:rsid w:val="00786D46"/>
    <w:rsid w:val="00786DFF"/>
    <w:rsid w:val="00786EA0"/>
    <w:rsid w:val="0078734B"/>
    <w:rsid w:val="00790D09"/>
    <w:rsid w:val="00790D69"/>
    <w:rsid w:val="007912AF"/>
    <w:rsid w:val="0079146B"/>
    <w:rsid w:val="00791636"/>
    <w:rsid w:val="00791984"/>
    <w:rsid w:val="00793261"/>
    <w:rsid w:val="00795E92"/>
    <w:rsid w:val="007971C5"/>
    <w:rsid w:val="007A02D0"/>
    <w:rsid w:val="007A1751"/>
    <w:rsid w:val="007A1CFE"/>
    <w:rsid w:val="007A1D32"/>
    <w:rsid w:val="007A213C"/>
    <w:rsid w:val="007A278A"/>
    <w:rsid w:val="007A294F"/>
    <w:rsid w:val="007A337D"/>
    <w:rsid w:val="007A4260"/>
    <w:rsid w:val="007A4E9B"/>
    <w:rsid w:val="007A520D"/>
    <w:rsid w:val="007A7E03"/>
    <w:rsid w:val="007B02CF"/>
    <w:rsid w:val="007B066C"/>
    <w:rsid w:val="007B0D44"/>
    <w:rsid w:val="007B1165"/>
    <w:rsid w:val="007B1495"/>
    <w:rsid w:val="007B2A3E"/>
    <w:rsid w:val="007B2D62"/>
    <w:rsid w:val="007B4359"/>
    <w:rsid w:val="007B58F3"/>
    <w:rsid w:val="007B6E56"/>
    <w:rsid w:val="007B7EB6"/>
    <w:rsid w:val="007C0E3D"/>
    <w:rsid w:val="007C1C82"/>
    <w:rsid w:val="007C1FA3"/>
    <w:rsid w:val="007C21A7"/>
    <w:rsid w:val="007C221D"/>
    <w:rsid w:val="007C29F2"/>
    <w:rsid w:val="007C452B"/>
    <w:rsid w:val="007C4F9C"/>
    <w:rsid w:val="007C54DB"/>
    <w:rsid w:val="007C5EBD"/>
    <w:rsid w:val="007C6262"/>
    <w:rsid w:val="007C6DED"/>
    <w:rsid w:val="007C75EE"/>
    <w:rsid w:val="007C7EC1"/>
    <w:rsid w:val="007D0286"/>
    <w:rsid w:val="007D1978"/>
    <w:rsid w:val="007D2160"/>
    <w:rsid w:val="007D21FE"/>
    <w:rsid w:val="007D2D8D"/>
    <w:rsid w:val="007D328F"/>
    <w:rsid w:val="007D3C08"/>
    <w:rsid w:val="007D4BFD"/>
    <w:rsid w:val="007D557A"/>
    <w:rsid w:val="007D5793"/>
    <w:rsid w:val="007D5C96"/>
    <w:rsid w:val="007D5F07"/>
    <w:rsid w:val="007D6BAF"/>
    <w:rsid w:val="007D7934"/>
    <w:rsid w:val="007D7CEE"/>
    <w:rsid w:val="007D7FD4"/>
    <w:rsid w:val="007E0387"/>
    <w:rsid w:val="007E0485"/>
    <w:rsid w:val="007E2074"/>
    <w:rsid w:val="007E22CD"/>
    <w:rsid w:val="007E3356"/>
    <w:rsid w:val="007E399F"/>
    <w:rsid w:val="007E3EE1"/>
    <w:rsid w:val="007E43E7"/>
    <w:rsid w:val="007E59F1"/>
    <w:rsid w:val="007E5C0E"/>
    <w:rsid w:val="007E61F7"/>
    <w:rsid w:val="007E6257"/>
    <w:rsid w:val="007E732A"/>
    <w:rsid w:val="007F108E"/>
    <w:rsid w:val="007F1B51"/>
    <w:rsid w:val="007F2D7A"/>
    <w:rsid w:val="007F5376"/>
    <w:rsid w:val="007F58CC"/>
    <w:rsid w:val="007F5CDB"/>
    <w:rsid w:val="007F6396"/>
    <w:rsid w:val="007F64B8"/>
    <w:rsid w:val="007F656F"/>
    <w:rsid w:val="007F7AC6"/>
    <w:rsid w:val="0080031E"/>
    <w:rsid w:val="00800666"/>
    <w:rsid w:val="00800FEC"/>
    <w:rsid w:val="008012E1"/>
    <w:rsid w:val="00801451"/>
    <w:rsid w:val="00801A11"/>
    <w:rsid w:val="00801BE5"/>
    <w:rsid w:val="008023EF"/>
    <w:rsid w:val="00802467"/>
    <w:rsid w:val="00802B10"/>
    <w:rsid w:val="0080355E"/>
    <w:rsid w:val="00803BF8"/>
    <w:rsid w:val="00803C3A"/>
    <w:rsid w:val="00805D55"/>
    <w:rsid w:val="00806374"/>
    <w:rsid w:val="008063D5"/>
    <w:rsid w:val="00806689"/>
    <w:rsid w:val="00806BD2"/>
    <w:rsid w:val="00806CB4"/>
    <w:rsid w:val="00810420"/>
    <w:rsid w:val="00810903"/>
    <w:rsid w:val="008115FA"/>
    <w:rsid w:val="00811D43"/>
    <w:rsid w:val="008123CF"/>
    <w:rsid w:val="00812776"/>
    <w:rsid w:val="0081310C"/>
    <w:rsid w:val="0081420D"/>
    <w:rsid w:val="008143C9"/>
    <w:rsid w:val="0081637A"/>
    <w:rsid w:val="00816CAE"/>
    <w:rsid w:val="00817440"/>
    <w:rsid w:val="008177DC"/>
    <w:rsid w:val="00817BE9"/>
    <w:rsid w:val="0082008B"/>
    <w:rsid w:val="00820389"/>
    <w:rsid w:val="00820ED1"/>
    <w:rsid w:val="00821C50"/>
    <w:rsid w:val="00821E60"/>
    <w:rsid w:val="00821F90"/>
    <w:rsid w:val="00821FCF"/>
    <w:rsid w:val="0082201F"/>
    <w:rsid w:val="00824119"/>
    <w:rsid w:val="00824D1C"/>
    <w:rsid w:val="00824E1D"/>
    <w:rsid w:val="0082501C"/>
    <w:rsid w:val="008257C8"/>
    <w:rsid w:val="00827C0B"/>
    <w:rsid w:val="00830C43"/>
    <w:rsid w:val="00830CF9"/>
    <w:rsid w:val="00831462"/>
    <w:rsid w:val="0083165A"/>
    <w:rsid w:val="00833427"/>
    <w:rsid w:val="0083379E"/>
    <w:rsid w:val="008344B4"/>
    <w:rsid w:val="00835985"/>
    <w:rsid w:val="00835BB1"/>
    <w:rsid w:val="00836126"/>
    <w:rsid w:val="0083688D"/>
    <w:rsid w:val="00840058"/>
    <w:rsid w:val="00841E71"/>
    <w:rsid w:val="008424E9"/>
    <w:rsid w:val="00842644"/>
    <w:rsid w:val="008431DC"/>
    <w:rsid w:val="00843538"/>
    <w:rsid w:val="00843845"/>
    <w:rsid w:val="00843EB9"/>
    <w:rsid w:val="008440BA"/>
    <w:rsid w:val="00844674"/>
    <w:rsid w:val="008456BA"/>
    <w:rsid w:val="008458A4"/>
    <w:rsid w:val="00846E1E"/>
    <w:rsid w:val="0085115C"/>
    <w:rsid w:val="00852701"/>
    <w:rsid w:val="008527EC"/>
    <w:rsid w:val="00852CE6"/>
    <w:rsid w:val="0085303F"/>
    <w:rsid w:val="00853324"/>
    <w:rsid w:val="00854459"/>
    <w:rsid w:val="008548BA"/>
    <w:rsid w:val="008549AB"/>
    <w:rsid w:val="00854DD2"/>
    <w:rsid w:val="00854E09"/>
    <w:rsid w:val="00856758"/>
    <w:rsid w:val="00857B06"/>
    <w:rsid w:val="00860AA4"/>
    <w:rsid w:val="00860AAA"/>
    <w:rsid w:val="00860FEB"/>
    <w:rsid w:val="00861E46"/>
    <w:rsid w:val="00862621"/>
    <w:rsid w:val="008626E6"/>
    <w:rsid w:val="00862783"/>
    <w:rsid w:val="00863B40"/>
    <w:rsid w:val="00863B54"/>
    <w:rsid w:val="00865344"/>
    <w:rsid w:val="008654E0"/>
    <w:rsid w:val="00865785"/>
    <w:rsid w:val="00865EC3"/>
    <w:rsid w:val="00866B67"/>
    <w:rsid w:val="00867ADB"/>
    <w:rsid w:val="00871D7D"/>
    <w:rsid w:val="008721FB"/>
    <w:rsid w:val="00872835"/>
    <w:rsid w:val="00872CF8"/>
    <w:rsid w:val="008733D5"/>
    <w:rsid w:val="00873A50"/>
    <w:rsid w:val="0087411D"/>
    <w:rsid w:val="00875913"/>
    <w:rsid w:val="00875FF8"/>
    <w:rsid w:val="00876DB5"/>
    <w:rsid w:val="0087773C"/>
    <w:rsid w:val="00877AB5"/>
    <w:rsid w:val="00877BE6"/>
    <w:rsid w:val="008806F2"/>
    <w:rsid w:val="008827B0"/>
    <w:rsid w:val="0088340A"/>
    <w:rsid w:val="00883837"/>
    <w:rsid w:val="00883846"/>
    <w:rsid w:val="00883A94"/>
    <w:rsid w:val="008861DE"/>
    <w:rsid w:val="0088780D"/>
    <w:rsid w:val="00887C50"/>
    <w:rsid w:val="008906F6"/>
    <w:rsid w:val="008911DD"/>
    <w:rsid w:val="0089349B"/>
    <w:rsid w:val="0089387E"/>
    <w:rsid w:val="00894356"/>
    <w:rsid w:val="008948B8"/>
    <w:rsid w:val="00894D75"/>
    <w:rsid w:val="00895F44"/>
    <w:rsid w:val="008963A5"/>
    <w:rsid w:val="008963E3"/>
    <w:rsid w:val="00896C09"/>
    <w:rsid w:val="00897683"/>
    <w:rsid w:val="00897909"/>
    <w:rsid w:val="008A1AA6"/>
    <w:rsid w:val="008A269B"/>
    <w:rsid w:val="008A3167"/>
    <w:rsid w:val="008A35B0"/>
    <w:rsid w:val="008A4669"/>
    <w:rsid w:val="008A47EC"/>
    <w:rsid w:val="008A4A2F"/>
    <w:rsid w:val="008A52B6"/>
    <w:rsid w:val="008A53DF"/>
    <w:rsid w:val="008A5A0D"/>
    <w:rsid w:val="008A5EF3"/>
    <w:rsid w:val="008A72A3"/>
    <w:rsid w:val="008A7FA5"/>
    <w:rsid w:val="008B044E"/>
    <w:rsid w:val="008B0E84"/>
    <w:rsid w:val="008B148A"/>
    <w:rsid w:val="008B1732"/>
    <w:rsid w:val="008B1BDE"/>
    <w:rsid w:val="008B2257"/>
    <w:rsid w:val="008B2939"/>
    <w:rsid w:val="008B37B8"/>
    <w:rsid w:val="008B37B9"/>
    <w:rsid w:val="008B39E1"/>
    <w:rsid w:val="008B3FB0"/>
    <w:rsid w:val="008B4AD6"/>
    <w:rsid w:val="008B4D60"/>
    <w:rsid w:val="008B4D93"/>
    <w:rsid w:val="008B685C"/>
    <w:rsid w:val="008B6904"/>
    <w:rsid w:val="008B6B34"/>
    <w:rsid w:val="008B72C1"/>
    <w:rsid w:val="008B77A6"/>
    <w:rsid w:val="008C02B1"/>
    <w:rsid w:val="008C0B73"/>
    <w:rsid w:val="008C10DC"/>
    <w:rsid w:val="008C19B1"/>
    <w:rsid w:val="008C2093"/>
    <w:rsid w:val="008C3523"/>
    <w:rsid w:val="008C3E73"/>
    <w:rsid w:val="008C4868"/>
    <w:rsid w:val="008C52DE"/>
    <w:rsid w:val="008C61F4"/>
    <w:rsid w:val="008C62B7"/>
    <w:rsid w:val="008C6C47"/>
    <w:rsid w:val="008C7031"/>
    <w:rsid w:val="008D0779"/>
    <w:rsid w:val="008D11C0"/>
    <w:rsid w:val="008D1E64"/>
    <w:rsid w:val="008D219F"/>
    <w:rsid w:val="008D2800"/>
    <w:rsid w:val="008D2E85"/>
    <w:rsid w:val="008D3708"/>
    <w:rsid w:val="008D409A"/>
    <w:rsid w:val="008D4C5C"/>
    <w:rsid w:val="008D5BF0"/>
    <w:rsid w:val="008D667E"/>
    <w:rsid w:val="008D683E"/>
    <w:rsid w:val="008D6FF6"/>
    <w:rsid w:val="008E10E5"/>
    <w:rsid w:val="008E2303"/>
    <w:rsid w:val="008E2715"/>
    <w:rsid w:val="008E3176"/>
    <w:rsid w:val="008E3A9E"/>
    <w:rsid w:val="008E443F"/>
    <w:rsid w:val="008E4873"/>
    <w:rsid w:val="008E48C2"/>
    <w:rsid w:val="008E4EAD"/>
    <w:rsid w:val="008E7CE0"/>
    <w:rsid w:val="008F0826"/>
    <w:rsid w:val="008F1822"/>
    <w:rsid w:val="008F5C6C"/>
    <w:rsid w:val="008F6ADE"/>
    <w:rsid w:val="008F77AA"/>
    <w:rsid w:val="008F7F84"/>
    <w:rsid w:val="009006BE"/>
    <w:rsid w:val="00901404"/>
    <w:rsid w:val="009020EF"/>
    <w:rsid w:val="0090293D"/>
    <w:rsid w:val="0090307F"/>
    <w:rsid w:val="009048D3"/>
    <w:rsid w:val="00904FCD"/>
    <w:rsid w:val="00905B48"/>
    <w:rsid w:val="00906C46"/>
    <w:rsid w:val="00907AA0"/>
    <w:rsid w:val="00907B1A"/>
    <w:rsid w:val="00910477"/>
    <w:rsid w:val="00911027"/>
    <w:rsid w:val="00911148"/>
    <w:rsid w:val="0091298A"/>
    <w:rsid w:val="00912D4B"/>
    <w:rsid w:val="00912E75"/>
    <w:rsid w:val="009134F7"/>
    <w:rsid w:val="009138AE"/>
    <w:rsid w:val="00913A65"/>
    <w:rsid w:val="00914674"/>
    <w:rsid w:val="0092103C"/>
    <w:rsid w:val="009223B9"/>
    <w:rsid w:val="00925391"/>
    <w:rsid w:val="0092580B"/>
    <w:rsid w:val="00925C6C"/>
    <w:rsid w:val="009265F7"/>
    <w:rsid w:val="0092688B"/>
    <w:rsid w:val="00927864"/>
    <w:rsid w:val="00927DD0"/>
    <w:rsid w:val="00931242"/>
    <w:rsid w:val="00931D89"/>
    <w:rsid w:val="00932993"/>
    <w:rsid w:val="00933CA7"/>
    <w:rsid w:val="00934116"/>
    <w:rsid w:val="009349B4"/>
    <w:rsid w:val="009349C0"/>
    <w:rsid w:val="00934C72"/>
    <w:rsid w:val="00936487"/>
    <w:rsid w:val="009366C8"/>
    <w:rsid w:val="009370CA"/>
    <w:rsid w:val="009377B5"/>
    <w:rsid w:val="00940541"/>
    <w:rsid w:val="00940747"/>
    <w:rsid w:val="00941FA6"/>
    <w:rsid w:val="0094226C"/>
    <w:rsid w:val="00942386"/>
    <w:rsid w:val="009430C8"/>
    <w:rsid w:val="0094352A"/>
    <w:rsid w:val="00943FAB"/>
    <w:rsid w:val="009441F6"/>
    <w:rsid w:val="0094478E"/>
    <w:rsid w:val="0094479E"/>
    <w:rsid w:val="00945180"/>
    <w:rsid w:val="00945241"/>
    <w:rsid w:val="009466A6"/>
    <w:rsid w:val="00946E8D"/>
    <w:rsid w:val="00947304"/>
    <w:rsid w:val="009473EB"/>
    <w:rsid w:val="00950D5B"/>
    <w:rsid w:val="009514C1"/>
    <w:rsid w:val="009516E7"/>
    <w:rsid w:val="00951D5C"/>
    <w:rsid w:val="00952377"/>
    <w:rsid w:val="00952682"/>
    <w:rsid w:val="00953423"/>
    <w:rsid w:val="00953AD9"/>
    <w:rsid w:val="00953FAB"/>
    <w:rsid w:val="00954758"/>
    <w:rsid w:val="009555BF"/>
    <w:rsid w:val="0095640B"/>
    <w:rsid w:val="00956B33"/>
    <w:rsid w:val="00960490"/>
    <w:rsid w:val="0096155B"/>
    <w:rsid w:val="00962F7F"/>
    <w:rsid w:val="0096361C"/>
    <w:rsid w:val="009647D8"/>
    <w:rsid w:val="00964EE5"/>
    <w:rsid w:val="00965564"/>
    <w:rsid w:val="00965721"/>
    <w:rsid w:val="00966973"/>
    <w:rsid w:val="0096782F"/>
    <w:rsid w:val="00967BAE"/>
    <w:rsid w:val="009718D2"/>
    <w:rsid w:val="00971A13"/>
    <w:rsid w:val="00971DCB"/>
    <w:rsid w:val="00971FB0"/>
    <w:rsid w:val="00972A28"/>
    <w:rsid w:val="00973376"/>
    <w:rsid w:val="009738CC"/>
    <w:rsid w:val="00973A3B"/>
    <w:rsid w:val="009742CE"/>
    <w:rsid w:val="00974FE6"/>
    <w:rsid w:val="009759D5"/>
    <w:rsid w:val="00976A8F"/>
    <w:rsid w:val="00976F45"/>
    <w:rsid w:val="00977AED"/>
    <w:rsid w:val="00977EA9"/>
    <w:rsid w:val="00980EB4"/>
    <w:rsid w:val="00981697"/>
    <w:rsid w:val="009818BB"/>
    <w:rsid w:val="0098196D"/>
    <w:rsid w:val="00981F3C"/>
    <w:rsid w:val="00982282"/>
    <w:rsid w:val="00984742"/>
    <w:rsid w:val="00984FF6"/>
    <w:rsid w:val="0098543F"/>
    <w:rsid w:val="0098617C"/>
    <w:rsid w:val="0098681B"/>
    <w:rsid w:val="009870BF"/>
    <w:rsid w:val="00987452"/>
    <w:rsid w:val="00987E92"/>
    <w:rsid w:val="00987F15"/>
    <w:rsid w:val="00990588"/>
    <w:rsid w:val="00990771"/>
    <w:rsid w:val="00990DC0"/>
    <w:rsid w:val="00992789"/>
    <w:rsid w:val="00992B22"/>
    <w:rsid w:val="00993BC4"/>
    <w:rsid w:val="00994033"/>
    <w:rsid w:val="00994403"/>
    <w:rsid w:val="009949F0"/>
    <w:rsid w:val="009953C7"/>
    <w:rsid w:val="00995F0D"/>
    <w:rsid w:val="009966E7"/>
    <w:rsid w:val="00996871"/>
    <w:rsid w:val="00996A0B"/>
    <w:rsid w:val="00996DF1"/>
    <w:rsid w:val="009970A7"/>
    <w:rsid w:val="00997346"/>
    <w:rsid w:val="00997B13"/>
    <w:rsid w:val="009A09EF"/>
    <w:rsid w:val="009A0D8D"/>
    <w:rsid w:val="009A17BF"/>
    <w:rsid w:val="009A1A46"/>
    <w:rsid w:val="009A2D48"/>
    <w:rsid w:val="009A47D3"/>
    <w:rsid w:val="009A4B82"/>
    <w:rsid w:val="009A6FE4"/>
    <w:rsid w:val="009A77B4"/>
    <w:rsid w:val="009A7B64"/>
    <w:rsid w:val="009A7D12"/>
    <w:rsid w:val="009B1008"/>
    <w:rsid w:val="009B1173"/>
    <w:rsid w:val="009B1346"/>
    <w:rsid w:val="009B2C0C"/>
    <w:rsid w:val="009B2F4C"/>
    <w:rsid w:val="009B3998"/>
    <w:rsid w:val="009B3CF6"/>
    <w:rsid w:val="009B46B5"/>
    <w:rsid w:val="009B4EB8"/>
    <w:rsid w:val="009B515D"/>
    <w:rsid w:val="009B5416"/>
    <w:rsid w:val="009B6198"/>
    <w:rsid w:val="009B6DD8"/>
    <w:rsid w:val="009B6FC9"/>
    <w:rsid w:val="009B7526"/>
    <w:rsid w:val="009C06F0"/>
    <w:rsid w:val="009C0B46"/>
    <w:rsid w:val="009C1313"/>
    <w:rsid w:val="009C171E"/>
    <w:rsid w:val="009C18BC"/>
    <w:rsid w:val="009C1F8F"/>
    <w:rsid w:val="009C34E9"/>
    <w:rsid w:val="009C3E0A"/>
    <w:rsid w:val="009C43F9"/>
    <w:rsid w:val="009C4D05"/>
    <w:rsid w:val="009C6C9A"/>
    <w:rsid w:val="009C7215"/>
    <w:rsid w:val="009C7598"/>
    <w:rsid w:val="009D00BC"/>
    <w:rsid w:val="009D01A8"/>
    <w:rsid w:val="009D19CB"/>
    <w:rsid w:val="009D1C57"/>
    <w:rsid w:val="009D2301"/>
    <w:rsid w:val="009D27FB"/>
    <w:rsid w:val="009D3DB8"/>
    <w:rsid w:val="009D5B05"/>
    <w:rsid w:val="009D616C"/>
    <w:rsid w:val="009D69CB"/>
    <w:rsid w:val="009D6B68"/>
    <w:rsid w:val="009D6FE0"/>
    <w:rsid w:val="009D7992"/>
    <w:rsid w:val="009D7A79"/>
    <w:rsid w:val="009E0D70"/>
    <w:rsid w:val="009E10BA"/>
    <w:rsid w:val="009E135A"/>
    <w:rsid w:val="009E1B6E"/>
    <w:rsid w:val="009E2EA1"/>
    <w:rsid w:val="009E42AB"/>
    <w:rsid w:val="009E48FB"/>
    <w:rsid w:val="009E5066"/>
    <w:rsid w:val="009E59B3"/>
    <w:rsid w:val="009E5F75"/>
    <w:rsid w:val="009E637B"/>
    <w:rsid w:val="009E6767"/>
    <w:rsid w:val="009F01FA"/>
    <w:rsid w:val="009F03FB"/>
    <w:rsid w:val="009F19CB"/>
    <w:rsid w:val="009F1ABB"/>
    <w:rsid w:val="009F1B77"/>
    <w:rsid w:val="009F21A7"/>
    <w:rsid w:val="009F223E"/>
    <w:rsid w:val="009F2B64"/>
    <w:rsid w:val="009F39C3"/>
    <w:rsid w:val="009F45E7"/>
    <w:rsid w:val="009F4774"/>
    <w:rsid w:val="009F61A8"/>
    <w:rsid w:val="009F6909"/>
    <w:rsid w:val="009F6EA6"/>
    <w:rsid w:val="009F7355"/>
    <w:rsid w:val="009F76ED"/>
    <w:rsid w:val="009F7BCC"/>
    <w:rsid w:val="00A00778"/>
    <w:rsid w:val="00A00AC4"/>
    <w:rsid w:val="00A04849"/>
    <w:rsid w:val="00A0598A"/>
    <w:rsid w:val="00A05E79"/>
    <w:rsid w:val="00A063A7"/>
    <w:rsid w:val="00A0650B"/>
    <w:rsid w:val="00A070C8"/>
    <w:rsid w:val="00A07C01"/>
    <w:rsid w:val="00A10942"/>
    <w:rsid w:val="00A10D5B"/>
    <w:rsid w:val="00A10F6E"/>
    <w:rsid w:val="00A11085"/>
    <w:rsid w:val="00A12299"/>
    <w:rsid w:val="00A1259D"/>
    <w:rsid w:val="00A13BDE"/>
    <w:rsid w:val="00A143E2"/>
    <w:rsid w:val="00A14FD5"/>
    <w:rsid w:val="00A15063"/>
    <w:rsid w:val="00A15A90"/>
    <w:rsid w:val="00A15DAF"/>
    <w:rsid w:val="00A1655A"/>
    <w:rsid w:val="00A175A1"/>
    <w:rsid w:val="00A179F3"/>
    <w:rsid w:val="00A179FF"/>
    <w:rsid w:val="00A17AA7"/>
    <w:rsid w:val="00A17C62"/>
    <w:rsid w:val="00A17F43"/>
    <w:rsid w:val="00A2071F"/>
    <w:rsid w:val="00A207B2"/>
    <w:rsid w:val="00A2080C"/>
    <w:rsid w:val="00A20DD0"/>
    <w:rsid w:val="00A23EF9"/>
    <w:rsid w:val="00A2507D"/>
    <w:rsid w:val="00A251EB"/>
    <w:rsid w:val="00A25A5A"/>
    <w:rsid w:val="00A2646D"/>
    <w:rsid w:val="00A26561"/>
    <w:rsid w:val="00A2741C"/>
    <w:rsid w:val="00A27956"/>
    <w:rsid w:val="00A27F20"/>
    <w:rsid w:val="00A30A79"/>
    <w:rsid w:val="00A323F2"/>
    <w:rsid w:val="00A33257"/>
    <w:rsid w:val="00A3335C"/>
    <w:rsid w:val="00A35837"/>
    <w:rsid w:val="00A3584E"/>
    <w:rsid w:val="00A35E29"/>
    <w:rsid w:val="00A3602F"/>
    <w:rsid w:val="00A36E19"/>
    <w:rsid w:val="00A36F80"/>
    <w:rsid w:val="00A37614"/>
    <w:rsid w:val="00A3790A"/>
    <w:rsid w:val="00A37BF0"/>
    <w:rsid w:val="00A40500"/>
    <w:rsid w:val="00A406C5"/>
    <w:rsid w:val="00A40A10"/>
    <w:rsid w:val="00A4208E"/>
    <w:rsid w:val="00A4251F"/>
    <w:rsid w:val="00A43B96"/>
    <w:rsid w:val="00A44709"/>
    <w:rsid w:val="00A45C6E"/>
    <w:rsid w:val="00A45D8E"/>
    <w:rsid w:val="00A45E8D"/>
    <w:rsid w:val="00A4686F"/>
    <w:rsid w:val="00A46B15"/>
    <w:rsid w:val="00A46F1F"/>
    <w:rsid w:val="00A479FA"/>
    <w:rsid w:val="00A47B1A"/>
    <w:rsid w:val="00A5019E"/>
    <w:rsid w:val="00A502F2"/>
    <w:rsid w:val="00A50707"/>
    <w:rsid w:val="00A513AF"/>
    <w:rsid w:val="00A515B5"/>
    <w:rsid w:val="00A51EAC"/>
    <w:rsid w:val="00A51F2B"/>
    <w:rsid w:val="00A5269F"/>
    <w:rsid w:val="00A53205"/>
    <w:rsid w:val="00A55126"/>
    <w:rsid w:val="00A55783"/>
    <w:rsid w:val="00A55D04"/>
    <w:rsid w:val="00A560CD"/>
    <w:rsid w:val="00A568E0"/>
    <w:rsid w:val="00A57847"/>
    <w:rsid w:val="00A57903"/>
    <w:rsid w:val="00A57CB7"/>
    <w:rsid w:val="00A6019B"/>
    <w:rsid w:val="00A6161B"/>
    <w:rsid w:val="00A61702"/>
    <w:rsid w:val="00A61E5E"/>
    <w:rsid w:val="00A62F01"/>
    <w:rsid w:val="00A63247"/>
    <w:rsid w:val="00A65067"/>
    <w:rsid w:val="00A65504"/>
    <w:rsid w:val="00A667B8"/>
    <w:rsid w:val="00A6680A"/>
    <w:rsid w:val="00A6690A"/>
    <w:rsid w:val="00A66E78"/>
    <w:rsid w:val="00A67530"/>
    <w:rsid w:val="00A675FC"/>
    <w:rsid w:val="00A67D22"/>
    <w:rsid w:val="00A67FC4"/>
    <w:rsid w:val="00A700A9"/>
    <w:rsid w:val="00A70B08"/>
    <w:rsid w:val="00A71CF1"/>
    <w:rsid w:val="00A71D25"/>
    <w:rsid w:val="00A740EA"/>
    <w:rsid w:val="00A74DE0"/>
    <w:rsid w:val="00A75175"/>
    <w:rsid w:val="00A75279"/>
    <w:rsid w:val="00A766B0"/>
    <w:rsid w:val="00A776CD"/>
    <w:rsid w:val="00A7778E"/>
    <w:rsid w:val="00A80160"/>
    <w:rsid w:val="00A848E8"/>
    <w:rsid w:val="00A84B7A"/>
    <w:rsid w:val="00A85297"/>
    <w:rsid w:val="00A8573F"/>
    <w:rsid w:val="00A85940"/>
    <w:rsid w:val="00A869B9"/>
    <w:rsid w:val="00A87120"/>
    <w:rsid w:val="00A879F7"/>
    <w:rsid w:val="00A87BE6"/>
    <w:rsid w:val="00A90B42"/>
    <w:rsid w:val="00A91618"/>
    <w:rsid w:val="00A9228C"/>
    <w:rsid w:val="00A922C9"/>
    <w:rsid w:val="00A922D9"/>
    <w:rsid w:val="00A93587"/>
    <w:rsid w:val="00A93774"/>
    <w:rsid w:val="00A94C9F"/>
    <w:rsid w:val="00A94D5A"/>
    <w:rsid w:val="00A95784"/>
    <w:rsid w:val="00A96A89"/>
    <w:rsid w:val="00A97115"/>
    <w:rsid w:val="00A97120"/>
    <w:rsid w:val="00A9791A"/>
    <w:rsid w:val="00A97A35"/>
    <w:rsid w:val="00A97FFE"/>
    <w:rsid w:val="00AA01D5"/>
    <w:rsid w:val="00AA0FDC"/>
    <w:rsid w:val="00AA10DD"/>
    <w:rsid w:val="00AA1A5B"/>
    <w:rsid w:val="00AA34AB"/>
    <w:rsid w:val="00AA3A3A"/>
    <w:rsid w:val="00AA3A44"/>
    <w:rsid w:val="00AA48B5"/>
    <w:rsid w:val="00AA5250"/>
    <w:rsid w:val="00AA55EC"/>
    <w:rsid w:val="00AA6828"/>
    <w:rsid w:val="00AA6CA5"/>
    <w:rsid w:val="00AA723F"/>
    <w:rsid w:val="00AB0051"/>
    <w:rsid w:val="00AB09BD"/>
    <w:rsid w:val="00AB0DBF"/>
    <w:rsid w:val="00AB1085"/>
    <w:rsid w:val="00AB121E"/>
    <w:rsid w:val="00AB2A0A"/>
    <w:rsid w:val="00AB2BD4"/>
    <w:rsid w:val="00AB2FB0"/>
    <w:rsid w:val="00AB3500"/>
    <w:rsid w:val="00AB4C54"/>
    <w:rsid w:val="00AB57D6"/>
    <w:rsid w:val="00AB64FD"/>
    <w:rsid w:val="00AB6B8D"/>
    <w:rsid w:val="00AB7082"/>
    <w:rsid w:val="00AC0E94"/>
    <w:rsid w:val="00AC0F74"/>
    <w:rsid w:val="00AC1938"/>
    <w:rsid w:val="00AC1B86"/>
    <w:rsid w:val="00AC1B88"/>
    <w:rsid w:val="00AC1F68"/>
    <w:rsid w:val="00AC2C5E"/>
    <w:rsid w:val="00AC33B2"/>
    <w:rsid w:val="00AC3C3A"/>
    <w:rsid w:val="00AC52FA"/>
    <w:rsid w:val="00AC5AC1"/>
    <w:rsid w:val="00AC64E1"/>
    <w:rsid w:val="00AC72B1"/>
    <w:rsid w:val="00AC7384"/>
    <w:rsid w:val="00AC7A2A"/>
    <w:rsid w:val="00AD0C56"/>
    <w:rsid w:val="00AD1C7F"/>
    <w:rsid w:val="00AD1DE8"/>
    <w:rsid w:val="00AD3612"/>
    <w:rsid w:val="00AD39A1"/>
    <w:rsid w:val="00AD4B3B"/>
    <w:rsid w:val="00AD513F"/>
    <w:rsid w:val="00AD6105"/>
    <w:rsid w:val="00AE1055"/>
    <w:rsid w:val="00AE1175"/>
    <w:rsid w:val="00AE13B3"/>
    <w:rsid w:val="00AE1C33"/>
    <w:rsid w:val="00AE3A70"/>
    <w:rsid w:val="00AE40CB"/>
    <w:rsid w:val="00AE4576"/>
    <w:rsid w:val="00AE560C"/>
    <w:rsid w:val="00AE598C"/>
    <w:rsid w:val="00AE6B42"/>
    <w:rsid w:val="00AE7A0A"/>
    <w:rsid w:val="00AF0365"/>
    <w:rsid w:val="00AF0C18"/>
    <w:rsid w:val="00AF2356"/>
    <w:rsid w:val="00AF2AA2"/>
    <w:rsid w:val="00AF2CFC"/>
    <w:rsid w:val="00AF2E45"/>
    <w:rsid w:val="00AF3D4D"/>
    <w:rsid w:val="00AF4140"/>
    <w:rsid w:val="00AF4162"/>
    <w:rsid w:val="00AF5E5A"/>
    <w:rsid w:val="00AF657C"/>
    <w:rsid w:val="00AF6AE8"/>
    <w:rsid w:val="00AF714A"/>
    <w:rsid w:val="00B035C7"/>
    <w:rsid w:val="00B044B7"/>
    <w:rsid w:val="00B04942"/>
    <w:rsid w:val="00B04F63"/>
    <w:rsid w:val="00B05EEF"/>
    <w:rsid w:val="00B062C1"/>
    <w:rsid w:val="00B06650"/>
    <w:rsid w:val="00B10BE7"/>
    <w:rsid w:val="00B11CA7"/>
    <w:rsid w:val="00B1365F"/>
    <w:rsid w:val="00B13E06"/>
    <w:rsid w:val="00B14935"/>
    <w:rsid w:val="00B14988"/>
    <w:rsid w:val="00B165F2"/>
    <w:rsid w:val="00B1755B"/>
    <w:rsid w:val="00B1768A"/>
    <w:rsid w:val="00B20978"/>
    <w:rsid w:val="00B20E0E"/>
    <w:rsid w:val="00B20EB7"/>
    <w:rsid w:val="00B2133D"/>
    <w:rsid w:val="00B216B0"/>
    <w:rsid w:val="00B222AF"/>
    <w:rsid w:val="00B23610"/>
    <w:rsid w:val="00B246CC"/>
    <w:rsid w:val="00B24ABB"/>
    <w:rsid w:val="00B25443"/>
    <w:rsid w:val="00B255FB"/>
    <w:rsid w:val="00B26458"/>
    <w:rsid w:val="00B26AF3"/>
    <w:rsid w:val="00B27082"/>
    <w:rsid w:val="00B27369"/>
    <w:rsid w:val="00B27B8E"/>
    <w:rsid w:val="00B27BF5"/>
    <w:rsid w:val="00B27D12"/>
    <w:rsid w:val="00B3023D"/>
    <w:rsid w:val="00B311E4"/>
    <w:rsid w:val="00B32C2F"/>
    <w:rsid w:val="00B334AA"/>
    <w:rsid w:val="00B33731"/>
    <w:rsid w:val="00B34066"/>
    <w:rsid w:val="00B350DD"/>
    <w:rsid w:val="00B35EDA"/>
    <w:rsid w:val="00B3626C"/>
    <w:rsid w:val="00B36D5D"/>
    <w:rsid w:val="00B37ABB"/>
    <w:rsid w:val="00B37C0F"/>
    <w:rsid w:val="00B428A3"/>
    <w:rsid w:val="00B4329B"/>
    <w:rsid w:val="00B4394A"/>
    <w:rsid w:val="00B44347"/>
    <w:rsid w:val="00B44FA5"/>
    <w:rsid w:val="00B45266"/>
    <w:rsid w:val="00B45582"/>
    <w:rsid w:val="00B45833"/>
    <w:rsid w:val="00B4635D"/>
    <w:rsid w:val="00B4636E"/>
    <w:rsid w:val="00B50820"/>
    <w:rsid w:val="00B50B2D"/>
    <w:rsid w:val="00B511EB"/>
    <w:rsid w:val="00B51428"/>
    <w:rsid w:val="00B52260"/>
    <w:rsid w:val="00B52BC3"/>
    <w:rsid w:val="00B545C1"/>
    <w:rsid w:val="00B54DB3"/>
    <w:rsid w:val="00B54FC4"/>
    <w:rsid w:val="00B55D20"/>
    <w:rsid w:val="00B561E3"/>
    <w:rsid w:val="00B56CED"/>
    <w:rsid w:val="00B5797C"/>
    <w:rsid w:val="00B57E0A"/>
    <w:rsid w:val="00B6256B"/>
    <w:rsid w:val="00B627FB"/>
    <w:rsid w:val="00B630FF"/>
    <w:rsid w:val="00B63294"/>
    <w:rsid w:val="00B63D35"/>
    <w:rsid w:val="00B64D73"/>
    <w:rsid w:val="00B65AEF"/>
    <w:rsid w:val="00B65B18"/>
    <w:rsid w:val="00B66C43"/>
    <w:rsid w:val="00B66C9D"/>
    <w:rsid w:val="00B67754"/>
    <w:rsid w:val="00B67805"/>
    <w:rsid w:val="00B70445"/>
    <w:rsid w:val="00B70585"/>
    <w:rsid w:val="00B7077E"/>
    <w:rsid w:val="00B7182F"/>
    <w:rsid w:val="00B71F6B"/>
    <w:rsid w:val="00B72C6E"/>
    <w:rsid w:val="00B730E4"/>
    <w:rsid w:val="00B735AB"/>
    <w:rsid w:val="00B7388A"/>
    <w:rsid w:val="00B73BA5"/>
    <w:rsid w:val="00B7414C"/>
    <w:rsid w:val="00B761BE"/>
    <w:rsid w:val="00B76A0C"/>
    <w:rsid w:val="00B77188"/>
    <w:rsid w:val="00B773A4"/>
    <w:rsid w:val="00B81528"/>
    <w:rsid w:val="00B81ECA"/>
    <w:rsid w:val="00B82B23"/>
    <w:rsid w:val="00B8311E"/>
    <w:rsid w:val="00B852A6"/>
    <w:rsid w:val="00B85439"/>
    <w:rsid w:val="00B924DE"/>
    <w:rsid w:val="00B925E3"/>
    <w:rsid w:val="00B931B2"/>
    <w:rsid w:val="00B9389E"/>
    <w:rsid w:val="00B93D24"/>
    <w:rsid w:val="00B9563C"/>
    <w:rsid w:val="00B95688"/>
    <w:rsid w:val="00B95F3C"/>
    <w:rsid w:val="00BA0F8F"/>
    <w:rsid w:val="00BA1849"/>
    <w:rsid w:val="00BA1C65"/>
    <w:rsid w:val="00BA28D9"/>
    <w:rsid w:val="00BA2BB5"/>
    <w:rsid w:val="00BA3261"/>
    <w:rsid w:val="00BA3A36"/>
    <w:rsid w:val="00BA54CC"/>
    <w:rsid w:val="00BA649B"/>
    <w:rsid w:val="00BA66B5"/>
    <w:rsid w:val="00BA7B4E"/>
    <w:rsid w:val="00BB08F5"/>
    <w:rsid w:val="00BB0907"/>
    <w:rsid w:val="00BB3380"/>
    <w:rsid w:val="00BB39E0"/>
    <w:rsid w:val="00BB5CA2"/>
    <w:rsid w:val="00BB5F4D"/>
    <w:rsid w:val="00BB67A3"/>
    <w:rsid w:val="00BB6B56"/>
    <w:rsid w:val="00BB6CB1"/>
    <w:rsid w:val="00BB6F14"/>
    <w:rsid w:val="00BB709C"/>
    <w:rsid w:val="00BB7199"/>
    <w:rsid w:val="00BC040D"/>
    <w:rsid w:val="00BC0704"/>
    <w:rsid w:val="00BC093C"/>
    <w:rsid w:val="00BC0D38"/>
    <w:rsid w:val="00BC3ABD"/>
    <w:rsid w:val="00BC48D8"/>
    <w:rsid w:val="00BC4E0D"/>
    <w:rsid w:val="00BC52BF"/>
    <w:rsid w:val="00BC63C6"/>
    <w:rsid w:val="00BC6674"/>
    <w:rsid w:val="00BC75A1"/>
    <w:rsid w:val="00BD0560"/>
    <w:rsid w:val="00BD0C2B"/>
    <w:rsid w:val="00BD1C23"/>
    <w:rsid w:val="00BD206A"/>
    <w:rsid w:val="00BD2AE5"/>
    <w:rsid w:val="00BD3279"/>
    <w:rsid w:val="00BD3CE6"/>
    <w:rsid w:val="00BD41DB"/>
    <w:rsid w:val="00BD427F"/>
    <w:rsid w:val="00BD4DCD"/>
    <w:rsid w:val="00BD4EC1"/>
    <w:rsid w:val="00BD5326"/>
    <w:rsid w:val="00BD556E"/>
    <w:rsid w:val="00BD565E"/>
    <w:rsid w:val="00BD59FD"/>
    <w:rsid w:val="00BD5BD9"/>
    <w:rsid w:val="00BD5C54"/>
    <w:rsid w:val="00BD66CA"/>
    <w:rsid w:val="00BD6F18"/>
    <w:rsid w:val="00BD7199"/>
    <w:rsid w:val="00BD71AB"/>
    <w:rsid w:val="00BD7544"/>
    <w:rsid w:val="00BD7E40"/>
    <w:rsid w:val="00BD7EEF"/>
    <w:rsid w:val="00BE02C0"/>
    <w:rsid w:val="00BE0888"/>
    <w:rsid w:val="00BE093C"/>
    <w:rsid w:val="00BE0E73"/>
    <w:rsid w:val="00BE178C"/>
    <w:rsid w:val="00BE1FAB"/>
    <w:rsid w:val="00BE2518"/>
    <w:rsid w:val="00BE2578"/>
    <w:rsid w:val="00BE2BF4"/>
    <w:rsid w:val="00BE3EC9"/>
    <w:rsid w:val="00BE4215"/>
    <w:rsid w:val="00BE489D"/>
    <w:rsid w:val="00BE4CD1"/>
    <w:rsid w:val="00BE7B9A"/>
    <w:rsid w:val="00BF0F71"/>
    <w:rsid w:val="00BF3C1D"/>
    <w:rsid w:val="00BF405E"/>
    <w:rsid w:val="00BF443E"/>
    <w:rsid w:val="00BF57BA"/>
    <w:rsid w:val="00BF64E6"/>
    <w:rsid w:val="00BF690C"/>
    <w:rsid w:val="00BF7647"/>
    <w:rsid w:val="00C002F6"/>
    <w:rsid w:val="00C00DD9"/>
    <w:rsid w:val="00C027B2"/>
    <w:rsid w:val="00C02A7D"/>
    <w:rsid w:val="00C03F7D"/>
    <w:rsid w:val="00C04B4C"/>
    <w:rsid w:val="00C04C52"/>
    <w:rsid w:val="00C063DD"/>
    <w:rsid w:val="00C07227"/>
    <w:rsid w:val="00C07AB7"/>
    <w:rsid w:val="00C07FB3"/>
    <w:rsid w:val="00C10E6E"/>
    <w:rsid w:val="00C11011"/>
    <w:rsid w:val="00C11390"/>
    <w:rsid w:val="00C122B5"/>
    <w:rsid w:val="00C125BE"/>
    <w:rsid w:val="00C1371B"/>
    <w:rsid w:val="00C13AD1"/>
    <w:rsid w:val="00C144D3"/>
    <w:rsid w:val="00C147D6"/>
    <w:rsid w:val="00C14E9F"/>
    <w:rsid w:val="00C150B7"/>
    <w:rsid w:val="00C15D29"/>
    <w:rsid w:val="00C16984"/>
    <w:rsid w:val="00C23289"/>
    <w:rsid w:val="00C242DA"/>
    <w:rsid w:val="00C2490F"/>
    <w:rsid w:val="00C24910"/>
    <w:rsid w:val="00C24CC1"/>
    <w:rsid w:val="00C25BD9"/>
    <w:rsid w:val="00C25D54"/>
    <w:rsid w:val="00C25EF3"/>
    <w:rsid w:val="00C2601F"/>
    <w:rsid w:val="00C26656"/>
    <w:rsid w:val="00C26757"/>
    <w:rsid w:val="00C27D9B"/>
    <w:rsid w:val="00C31C41"/>
    <w:rsid w:val="00C3275D"/>
    <w:rsid w:val="00C329D3"/>
    <w:rsid w:val="00C341A3"/>
    <w:rsid w:val="00C345BA"/>
    <w:rsid w:val="00C3466F"/>
    <w:rsid w:val="00C3525D"/>
    <w:rsid w:val="00C37070"/>
    <w:rsid w:val="00C37619"/>
    <w:rsid w:val="00C37B13"/>
    <w:rsid w:val="00C413A2"/>
    <w:rsid w:val="00C43062"/>
    <w:rsid w:val="00C44175"/>
    <w:rsid w:val="00C45AFE"/>
    <w:rsid w:val="00C46670"/>
    <w:rsid w:val="00C47813"/>
    <w:rsid w:val="00C47F45"/>
    <w:rsid w:val="00C50837"/>
    <w:rsid w:val="00C50D9E"/>
    <w:rsid w:val="00C50F8E"/>
    <w:rsid w:val="00C51F0A"/>
    <w:rsid w:val="00C527D8"/>
    <w:rsid w:val="00C530F3"/>
    <w:rsid w:val="00C53113"/>
    <w:rsid w:val="00C53A3E"/>
    <w:rsid w:val="00C552AF"/>
    <w:rsid w:val="00C5570A"/>
    <w:rsid w:val="00C55B12"/>
    <w:rsid w:val="00C566D4"/>
    <w:rsid w:val="00C5715A"/>
    <w:rsid w:val="00C574E0"/>
    <w:rsid w:val="00C57A3B"/>
    <w:rsid w:val="00C6011D"/>
    <w:rsid w:val="00C61185"/>
    <w:rsid w:val="00C614B3"/>
    <w:rsid w:val="00C61C6C"/>
    <w:rsid w:val="00C621FA"/>
    <w:rsid w:val="00C63365"/>
    <w:rsid w:val="00C636BF"/>
    <w:rsid w:val="00C63F5C"/>
    <w:rsid w:val="00C64539"/>
    <w:rsid w:val="00C647D2"/>
    <w:rsid w:val="00C65297"/>
    <w:rsid w:val="00C65C8B"/>
    <w:rsid w:val="00C67253"/>
    <w:rsid w:val="00C678A6"/>
    <w:rsid w:val="00C70594"/>
    <w:rsid w:val="00C7065F"/>
    <w:rsid w:val="00C71688"/>
    <w:rsid w:val="00C71F81"/>
    <w:rsid w:val="00C722BC"/>
    <w:rsid w:val="00C72ADF"/>
    <w:rsid w:val="00C73EA9"/>
    <w:rsid w:val="00C7416C"/>
    <w:rsid w:val="00C75689"/>
    <w:rsid w:val="00C75D21"/>
    <w:rsid w:val="00C761F0"/>
    <w:rsid w:val="00C76346"/>
    <w:rsid w:val="00C76586"/>
    <w:rsid w:val="00C772C3"/>
    <w:rsid w:val="00C77884"/>
    <w:rsid w:val="00C8139A"/>
    <w:rsid w:val="00C8211B"/>
    <w:rsid w:val="00C82334"/>
    <w:rsid w:val="00C82C4D"/>
    <w:rsid w:val="00C82EA1"/>
    <w:rsid w:val="00C8322D"/>
    <w:rsid w:val="00C83B8E"/>
    <w:rsid w:val="00C83BD7"/>
    <w:rsid w:val="00C83EAD"/>
    <w:rsid w:val="00C84F7B"/>
    <w:rsid w:val="00C858AA"/>
    <w:rsid w:val="00C85F03"/>
    <w:rsid w:val="00C86E79"/>
    <w:rsid w:val="00C9283E"/>
    <w:rsid w:val="00C92DFC"/>
    <w:rsid w:val="00C92F5E"/>
    <w:rsid w:val="00C941E5"/>
    <w:rsid w:val="00C9524C"/>
    <w:rsid w:val="00C952ED"/>
    <w:rsid w:val="00C95CA4"/>
    <w:rsid w:val="00CA0971"/>
    <w:rsid w:val="00CA10A2"/>
    <w:rsid w:val="00CA17BC"/>
    <w:rsid w:val="00CA18F5"/>
    <w:rsid w:val="00CA1CEA"/>
    <w:rsid w:val="00CA1E03"/>
    <w:rsid w:val="00CA4856"/>
    <w:rsid w:val="00CA4ABC"/>
    <w:rsid w:val="00CA5B23"/>
    <w:rsid w:val="00CA662F"/>
    <w:rsid w:val="00CA7522"/>
    <w:rsid w:val="00CA798B"/>
    <w:rsid w:val="00CB03B4"/>
    <w:rsid w:val="00CB08CC"/>
    <w:rsid w:val="00CB09C6"/>
    <w:rsid w:val="00CB0F3E"/>
    <w:rsid w:val="00CB1F53"/>
    <w:rsid w:val="00CB225B"/>
    <w:rsid w:val="00CB44FF"/>
    <w:rsid w:val="00CB4FA2"/>
    <w:rsid w:val="00CB5316"/>
    <w:rsid w:val="00CB535A"/>
    <w:rsid w:val="00CB5406"/>
    <w:rsid w:val="00CB6014"/>
    <w:rsid w:val="00CB62F4"/>
    <w:rsid w:val="00CB6CF2"/>
    <w:rsid w:val="00CB7A75"/>
    <w:rsid w:val="00CC0CBA"/>
    <w:rsid w:val="00CC0DEF"/>
    <w:rsid w:val="00CC1206"/>
    <w:rsid w:val="00CC2942"/>
    <w:rsid w:val="00CC29F6"/>
    <w:rsid w:val="00CC2A65"/>
    <w:rsid w:val="00CC2BFD"/>
    <w:rsid w:val="00CC3173"/>
    <w:rsid w:val="00CC4CB4"/>
    <w:rsid w:val="00CC4D7D"/>
    <w:rsid w:val="00CC5206"/>
    <w:rsid w:val="00CC6F06"/>
    <w:rsid w:val="00CC706F"/>
    <w:rsid w:val="00CC78EA"/>
    <w:rsid w:val="00CC7F41"/>
    <w:rsid w:val="00CD1C35"/>
    <w:rsid w:val="00CD3137"/>
    <w:rsid w:val="00CD358E"/>
    <w:rsid w:val="00CD4588"/>
    <w:rsid w:val="00CD48B6"/>
    <w:rsid w:val="00CD5008"/>
    <w:rsid w:val="00CD56CD"/>
    <w:rsid w:val="00CD5845"/>
    <w:rsid w:val="00CD64EE"/>
    <w:rsid w:val="00CD75F0"/>
    <w:rsid w:val="00CD7646"/>
    <w:rsid w:val="00CD7890"/>
    <w:rsid w:val="00CE30D1"/>
    <w:rsid w:val="00CE492E"/>
    <w:rsid w:val="00CE5D35"/>
    <w:rsid w:val="00CE7811"/>
    <w:rsid w:val="00CE7FF0"/>
    <w:rsid w:val="00CF072D"/>
    <w:rsid w:val="00CF0869"/>
    <w:rsid w:val="00CF1801"/>
    <w:rsid w:val="00CF1F08"/>
    <w:rsid w:val="00CF226B"/>
    <w:rsid w:val="00CF2A2E"/>
    <w:rsid w:val="00CF36A9"/>
    <w:rsid w:val="00CF3C42"/>
    <w:rsid w:val="00CF4022"/>
    <w:rsid w:val="00CF562D"/>
    <w:rsid w:val="00CF67B8"/>
    <w:rsid w:val="00CF77B0"/>
    <w:rsid w:val="00CF7F15"/>
    <w:rsid w:val="00D00168"/>
    <w:rsid w:val="00D003C7"/>
    <w:rsid w:val="00D003ED"/>
    <w:rsid w:val="00D00FDE"/>
    <w:rsid w:val="00D012FF"/>
    <w:rsid w:val="00D02661"/>
    <w:rsid w:val="00D038C5"/>
    <w:rsid w:val="00D039C8"/>
    <w:rsid w:val="00D03DBC"/>
    <w:rsid w:val="00D04008"/>
    <w:rsid w:val="00D04919"/>
    <w:rsid w:val="00D05B25"/>
    <w:rsid w:val="00D0640C"/>
    <w:rsid w:val="00D06794"/>
    <w:rsid w:val="00D07578"/>
    <w:rsid w:val="00D07B1C"/>
    <w:rsid w:val="00D07F9C"/>
    <w:rsid w:val="00D1061A"/>
    <w:rsid w:val="00D107C6"/>
    <w:rsid w:val="00D11425"/>
    <w:rsid w:val="00D12165"/>
    <w:rsid w:val="00D130D8"/>
    <w:rsid w:val="00D13973"/>
    <w:rsid w:val="00D139D0"/>
    <w:rsid w:val="00D15407"/>
    <w:rsid w:val="00D1563C"/>
    <w:rsid w:val="00D15762"/>
    <w:rsid w:val="00D16CE4"/>
    <w:rsid w:val="00D2030B"/>
    <w:rsid w:val="00D20714"/>
    <w:rsid w:val="00D20BE9"/>
    <w:rsid w:val="00D21393"/>
    <w:rsid w:val="00D21481"/>
    <w:rsid w:val="00D21FEA"/>
    <w:rsid w:val="00D225F4"/>
    <w:rsid w:val="00D23EB2"/>
    <w:rsid w:val="00D2427A"/>
    <w:rsid w:val="00D24ABB"/>
    <w:rsid w:val="00D25969"/>
    <w:rsid w:val="00D26029"/>
    <w:rsid w:val="00D26CA2"/>
    <w:rsid w:val="00D26F01"/>
    <w:rsid w:val="00D2776E"/>
    <w:rsid w:val="00D27E26"/>
    <w:rsid w:val="00D3083D"/>
    <w:rsid w:val="00D3188D"/>
    <w:rsid w:val="00D3208A"/>
    <w:rsid w:val="00D3208B"/>
    <w:rsid w:val="00D3222B"/>
    <w:rsid w:val="00D3228D"/>
    <w:rsid w:val="00D3306D"/>
    <w:rsid w:val="00D33394"/>
    <w:rsid w:val="00D33822"/>
    <w:rsid w:val="00D33907"/>
    <w:rsid w:val="00D34482"/>
    <w:rsid w:val="00D347F9"/>
    <w:rsid w:val="00D34CD7"/>
    <w:rsid w:val="00D358BC"/>
    <w:rsid w:val="00D360BC"/>
    <w:rsid w:val="00D3689A"/>
    <w:rsid w:val="00D37244"/>
    <w:rsid w:val="00D37E82"/>
    <w:rsid w:val="00D37FD5"/>
    <w:rsid w:val="00D405A2"/>
    <w:rsid w:val="00D40BF3"/>
    <w:rsid w:val="00D40F30"/>
    <w:rsid w:val="00D41C44"/>
    <w:rsid w:val="00D41D72"/>
    <w:rsid w:val="00D42514"/>
    <w:rsid w:val="00D429DB"/>
    <w:rsid w:val="00D42C39"/>
    <w:rsid w:val="00D440EC"/>
    <w:rsid w:val="00D446D0"/>
    <w:rsid w:val="00D44BA0"/>
    <w:rsid w:val="00D44F8E"/>
    <w:rsid w:val="00D47FA4"/>
    <w:rsid w:val="00D50518"/>
    <w:rsid w:val="00D50683"/>
    <w:rsid w:val="00D5075F"/>
    <w:rsid w:val="00D50A42"/>
    <w:rsid w:val="00D51480"/>
    <w:rsid w:val="00D516A6"/>
    <w:rsid w:val="00D53670"/>
    <w:rsid w:val="00D53D3E"/>
    <w:rsid w:val="00D54439"/>
    <w:rsid w:val="00D55D99"/>
    <w:rsid w:val="00D568CC"/>
    <w:rsid w:val="00D57BFC"/>
    <w:rsid w:val="00D61110"/>
    <w:rsid w:val="00D63883"/>
    <w:rsid w:val="00D64D8C"/>
    <w:rsid w:val="00D64D93"/>
    <w:rsid w:val="00D6504B"/>
    <w:rsid w:val="00D65261"/>
    <w:rsid w:val="00D654A1"/>
    <w:rsid w:val="00D65A5D"/>
    <w:rsid w:val="00D6759E"/>
    <w:rsid w:val="00D70680"/>
    <w:rsid w:val="00D706AB"/>
    <w:rsid w:val="00D713D3"/>
    <w:rsid w:val="00D7194C"/>
    <w:rsid w:val="00D72BCC"/>
    <w:rsid w:val="00D72F64"/>
    <w:rsid w:val="00D72FB6"/>
    <w:rsid w:val="00D7351E"/>
    <w:rsid w:val="00D74109"/>
    <w:rsid w:val="00D74262"/>
    <w:rsid w:val="00D746A2"/>
    <w:rsid w:val="00D749AF"/>
    <w:rsid w:val="00D74FF0"/>
    <w:rsid w:val="00D772B9"/>
    <w:rsid w:val="00D776D0"/>
    <w:rsid w:val="00D77931"/>
    <w:rsid w:val="00D80AB5"/>
    <w:rsid w:val="00D80E8C"/>
    <w:rsid w:val="00D81013"/>
    <w:rsid w:val="00D82734"/>
    <w:rsid w:val="00D82E96"/>
    <w:rsid w:val="00D83C30"/>
    <w:rsid w:val="00D848E2"/>
    <w:rsid w:val="00D87015"/>
    <w:rsid w:val="00D9106C"/>
    <w:rsid w:val="00D92A8F"/>
    <w:rsid w:val="00D93CCF"/>
    <w:rsid w:val="00D942B6"/>
    <w:rsid w:val="00D943E5"/>
    <w:rsid w:val="00D95122"/>
    <w:rsid w:val="00D95A9F"/>
    <w:rsid w:val="00D9657A"/>
    <w:rsid w:val="00D96A91"/>
    <w:rsid w:val="00D96B1A"/>
    <w:rsid w:val="00D96BCD"/>
    <w:rsid w:val="00DA0BEC"/>
    <w:rsid w:val="00DA0D02"/>
    <w:rsid w:val="00DA1B23"/>
    <w:rsid w:val="00DA1BFE"/>
    <w:rsid w:val="00DA2011"/>
    <w:rsid w:val="00DA2467"/>
    <w:rsid w:val="00DA32A7"/>
    <w:rsid w:val="00DA34C9"/>
    <w:rsid w:val="00DA3F86"/>
    <w:rsid w:val="00DA4256"/>
    <w:rsid w:val="00DA4B42"/>
    <w:rsid w:val="00DA4F7D"/>
    <w:rsid w:val="00DA6479"/>
    <w:rsid w:val="00DA7831"/>
    <w:rsid w:val="00DB1343"/>
    <w:rsid w:val="00DB17E4"/>
    <w:rsid w:val="00DB25DD"/>
    <w:rsid w:val="00DB2DE2"/>
    <w:rsid w:val="00DB3764"/>
    <w:rsid w:val="00DB4233"/>
    <w:rsid w:val="00DB4D7A"/>
    <w:rsid w:val="00DB6281"/>
    <w:rsid w:val="00DB6D8A"/>
    <w:rsid w:val="00DC17F6"/>
    <w:rsid w:val="00DC1ED9"/>
    <w:rsid w:val="00DC25C0"/>
    <w:rsid w:val="00DC31E8"/>
    <w:rsid w:val="00DC336E"/>
    <w:rsid w:val="00DC354A"/>
    <w:rsid w:val="00DC3CBB"/>
    <w:rsid w:val="00DC4298"/>
    <w:rsid w:val="00DC6166"/>
    <w:rsid w:val="00DC79AB"/>
    <w:rsid w:val="00DD03C5"/>
    <w:rsid w:val="00DD0AE7"/>
    <w:rsid w:val="00DD1569"/>
    <w:rsid w:val="00DD1907"/>
    <w:rsid w:val="00DD1B7C"/>
    <w:rsid w:val="00DD2562"/>
    <w:rsid w:val="00DD283B"/>
    <w:rsid w:val="00DD33FA"/>
    <w:rsid w:val="00DD571F"/>
    <w:rsid w:val="00DD58D1"/>
    <w:rsid w:val="00DE025D"/>
    <w:rsid w:val="00DE03F2"/>
    <w:rsid w:val="00DE1431"/>
    <w:rsid w:val="00DE36B6"/>
    <w:rsid w:val="00DE36C1"/>
    <w:rsid w:val="00DE3880"/>
    <w:rsid w:val="00DE3F8F"/>
    <w:rsid w:val="00DE41BC"/>
    <w:rsid w:val="00DE42BA"/>
    <w:rsid w:val="00DE471E"/>
    <w:rsid w:val="00DE47C7"/>
    <w:rsid w:val="00DE4864"/>
    <w:rsid w:val="00DE626E"/>
    <w:rsid w:val="00DE64D6"/>
    <w:rsid w:val="00DE6802"/>
    <w:rsid w:val="00DF0DA4"/>
    <w:rsid w:val="00DF1342"/>
    <w:rsid w:val="00DF22D2"/>
    <w:rsid w:val="00DF467C"/>
    <w:rsid w:val="00DF58BC"/>
    <w:rsid w:val="00DF74DF"/>
    <w:rsid w:val="00DF7520"/>
    <w:rsid w:val="00E00BB3"/>
    <w:rsid w:val="00E00CC6"/>
    <w:rsid w:val="00E010F0"/>
    <w:rsid w:val="00E010F8"/>
    <w:rsid w:val="00E01F3D"/>
    <w:rsid w:val="00E01FA0"/>
    <w:rsid w:val="00E02511"/>
    <w:rsid w:val="00E038A7"/>
    <w:rsid w:val="00E03959"/>
    <w:rsid w:val="00E04919"/>
    <w:rsid w:val="00E04E74"/>
    <w:rsid w:val="00E04F45"/>
    <w:rsid w:val="00E052B8"/>
    <w:rsid w:val="00E05B05"/>
    <w:rsid w:val="00E061E8"/>
    <w:rsid w:val="00E0761B"/>
    <w:rsid w:val="00E07BD5"/>
    <w:rsid w:val="00E10904"/>
    <w:rsid w:val="00E11B07"/>
    <w:rsid w:val="00E121E0"/>
    <w:rsid w:val="00E14F4E"/>
    <w:rsid w:val="00E1500A"/>
    <w:rsid w:val="00E15CA6"/>
    <w:rsid w:val="00E16A78"/>
    <w:rsid w:val="00E172E3"/>
    <w:rsid w:val="00E175F8"/>
    <w:rsid w:val="00E17FD2"/>
    <w:rsid w:val="00E20FC3"/>
    <w:rsid w:val="00E21D44"/>
    <w:rsid w:val="00E2216B"/>
    <w:rsid w:val="00E232CE"/>
    <w:rsid w:val="00E23910"/>
    <w:rsid w:val="00E26F99"/>
    <w:rsid w:val="00E27341"/>
    <w:rsid w:val="00E27755"/>
    <w:rsid w:val="00E30CBD"/>
    <w:rsid w:val="00E34233"/>
    <w:rsid w:val="00E348F9"/>
    <w:rsid w:val="00E34BE5"/>
    <w:rsid w:val="00E34C57"/>
    <w:rsid w:val="00E3600A"/>
    <w:rsid w:val="00E365AF"/>
    <w:rsid w:val="00E369C7"/>
    <w:rsid w:val="00E36B06"/>
    <w:rsid w:val="00E37C9C"/>
    <w:rsid w:val="00E408EA"/>
    <w:rsid w:val="00E40AD6"/>
    <w:rsid w:val="00E411D3"/>
    <w:rsid w:val="00E41CE3"/>
    <w:rsid w:val="00E428AB"/>
    <w:rsid w:val="00E42DD7"/>
    <w:rsid w:val="00E42E6F"/>
    <w:rsid w:val="00E43880"/>
    <w:rsid w:val="00E43D57"/>
    <w:rsid w:val="00E44141"/>
    <w:rsid w:val="00E44606"/>
    <w:rsid w:val="00E45236"/>
    <w:rsid w:val="00E4771A"/>
    <w:rsid w:val="00E47B65"/>
    <w:rsid w:val="00E5048D"/>
    <w:rsid w:val="00E52A97"/>
    <w:rsid w:val="00E53FB8"/>
    <w:rsid w:val="00E544BE"/>
    <w:rsid w:val="00E5454C"/>
    <w:rsid w:val="00E55011"/>
    <w:rsid w:val="00E559AD"/>
    <w:rsid w:val="00E55C3F"/>
    <w:rsid w:val="00E55F93"/>
    <w:rsid w:val="00E570EE"/>
    <w:rsid w:val="00E602B1"/>
    <w:rsid w:val="00E60F90"/>
    <w:rsid w:val="00E62842"/>
    <w:rsid w:val="00E6369B"/>
    <w:rsid w:val="00E6538A"/>
    <w:rsid w:val="00E65418"/>
    <w:rsid w:val="00E668A5"/>
    <w:rsid w:val="00E66C65"/>
    <w:rsid w:val="00E66C98"/>
    <w:rsid w:val="00E66FFC"/>
    <w:rsid w:val="00E672FC"/>
    <w:rsid w:val="00E67863"/>
    <w:rsid w:val="00E70CA7"/>
    <w:rsid w:val="00E70F60"/>
    <w:rsid w:val="00E71660"/>
    <w:rsid w:val="00E71891"/>
    <w:rsid w:val="00E71E76"/>
    <w:rsid w:val="00E72FE1"/>
    <w:rsid w:val="00E74095"/>
    <w:rsid w:val="00E74170"/>
    <w:rsid w:val="00E749BE"/>
    <w:rsid w:val="00E751BC"/>
    <w:rsid w:val="00E75A38"/>
    <w:rsid w:val="00E7685C"/>
    <w:rsid w:val="00E76EAC"/>
    <w:rsid w:val="00E76F4C"/>
    <w:rsid w:val="00E7701E"/>
    <w:rsid w:val="00E7733A"/>
    <w:rsid w:val="00E810BC"/>
    <w:rsid w:val="00E814EC"/>
    <w:rsid w:val="00E82666"/>
    <w:rsid w:val="00E82F65"/>
    <w:rsid w:val="00E838D0"/>
    <w:rsid w:val="00E84670"/>
    <w:rsid w:val="00E859C2"/>
    <w:rsid w:val="00E87557"/>
    <w:rsid w:val="00E93DB6"/>
    <w:rsid w:val="00E9433B"/>
    <w:rsid w:val="00E943F7"/>
    <w:rsid w:val="00E94514"/>
    <w:rsid w:val="00E96BE1"/>
    <w:rsid w:val="00E971D6"/>
    <w:rsid w:val="00E977A6"/>
    <w:rsid w:val="00E97816"/>
    <w:rsid w:val="00E97E06"/>
    <w:rsid w:val="00EA064E"/>
    <w:rsid w:val="00EA0791"/>
    <w:rsid w:val="00EA196F"/>
    <w:rsid w:val="00EA1F76"/>
    <w:rsid w:val="00EA2030"/>
    <w:rsid w:val="00EA24EE"/>
    <w:rsid w:val="00EA2D38"/>
    <w:rsid w:val="00EA3A64"/>
    <w:rsid w:val="00EA491D"/>
    <w:rsid w:val="00EA548D"/>
    <w:rsid w:val="00EA60B4"/>
    <w:rsid w:val="00EA60B7"/>
    <w:rsid w:val="00EA64A5"/>
    <w:rsid w:val="00EA6973"/>
    <w:rsid w:val="00EA74C5"/>
    <w:rsid w:val="00EA75EE"/>
    <w:rsid w:val="00EA78E7"/>
    <w:rsid w:val="00EB0334"/>
    <w:rsid w:val="00EB0982"/>
    <w:rsid w:val="00EB0F09"/>
    <w:rsid w:val="00EB1560"/>
    <w:rsid w:val="00EB18BD"/>
    <w:rsid w:val="00EB1B81"/>
    <w:rsid w:val="00EB1F25"/>
    <w:rsid w:val="00EB294D"/>
    <w:rsid w:val="00EB3EB9"/>
    <w:rsid w:val="00EB46AB"/>
    <w:rsid w:val="00EB486C"/>
    <w:rsid w:val="00EB4B75"/>
    <w:rsid w:val="00EB5542"/>
    <w:rsid w:val="00EB57D6"/>
    <w:rsid w:val="00EB6A18"/>
    <w:rsid w:val="00EB7423"/>
    <w:rsid w:val="00EB7855"/>
    <w:rsid w:val="00EC1E68"/>
    <w:rsid w:val="00EC2687"/>
    <w:rsid w:val="00EC3BEF"/>
    <w:rsid w:val="00EC4D6F"/>
    <w:rsid w:val="00EC56C9"/>
    <w:rsid w:val="00EC6E2D"/>
    <w:rsid w:val="00EC7805"/>
    <w:rsid w:val="00EC794C"/>
    <w:rsid w:val="00EC79A2"/>
    <w:rsid w:val="00ED2930"/>
    <w:rsid w:val="00ED33F9"/>
    <w:rsid w:val="00ED3BE3"/>
    <w:rsid w:val="00ED3F9E"/>
    <w:rsid w:val="00ED46A6"/>
    <w:rsid w:val="00ED4B3F"/>
    <w:rsid w:val="00ED7A30"/>
    <w:rsid w:val="00ED7E87"/>
    <w:rsid w:val="00EE2114"/>
    <w:rsid w:val="00EE266C"/>
    <w:rsid w:val="00EE4225"/>
    <w:rsid w:val="00EE4CD3"/>
    <w:rsid w:val="00EE54DC"/>
    <w:rsid w:val="00EE59FD"/>
    <w:rsid w:val="00EE6C09"/>
    <w:rsid w:val="00EE6CCF"/>
    <w:rsid w:val="00EE6E58"/>
    <w:rsid w:val="00EE7A91"/>
    <w:rsid w:val="00EE7B8A"/>
    <w:rsid w:val="00EF0626"/>
    <w:rsid w:val="00EF2525"/>
    <w:rsid w:val="00EF26D4"/>
    <w:rsid w:val="00EF2AF4"/>
    <w:rsid w:val="00EF3381"/>
    <w:rsid w:val="00EF3459"/>
    <w:rsid w:val="00EF3EA2"/>
    <w:rsid w:val="00EF4B23"/>
    <w:rsid w:val="00EF4DD8"/>
    <w:rsid w:val="00EF6050"/>
    <w:rsid w:val="00EF69CB"/>
    <w:rsid w:val="00EF6F38"/>
    <w:rsid w:val="00EF6FE9"/>
    <w:rsid w:val="00EF7F64"/>
    <w:rsid w:val="00F0030D"/>
    <w:rsid w:val="00F00AA5"/>
    <w:rsid w:val="00F00FAF"/>
    <w:rsid w:val="00F014C0"/>
    <w:rsid w:val="00F01DB4"/>
    <w:rsid w:val="00F01E66"/>
    <w:rsid w:val="00F02158"/>
    <w:rsid w:val="00F03C67"/>
    <w:rsid w:val="00F03DB0"/>
    <w:rsid w:val="00F04065"/>
    <w:rsid w:val="00F0427B"/>
    <w:rsid w:val="00F04452"/>
    <w:rsid w:val="00F052B6"/>
    <w:rsid w:val="00F0537B"/>
    <w:rsid w:val="00F06AD5"/>
    <w:rsid w:val="00F0719C"/>
    <w:rsid w:val="00F07479"/>
    <w:rsid w:val="00F07600"/>
    <w:rsid w:val="00F07CD9"/>
    <w:rsid w:val="00F07E1A"/>
    <w:rsid w:val="00F10D2E"/>
    <w:rsid w:val="00F10DB1"/>
    <w:rsid w:val="00F125DB"/>
    <w:rsid w:val="00F13A59"/>
    <w:rsid w:val="00F14429"/>
    <w:rsid w:val="00F144BC"/>
    <w:rsid w:val="00F1570D"/>
    <w:rsid w:val="00F1775A"/>
    <w:rsid w:val="00F17A64"/>
    <w:rsid w:val="00F203A7"/>
    <w:rsid w:val="00F21C8E"/>
    <w:rsid w:val="00F22FE7"/>
    <w:rsid w:val="00F234F5"/>
    <w:rsid w:val="00F23661"/>
    <w:rsid w:val="00F24127"/>
    <w:rsid w:val="00F24F15"/>
    <w:rsid w:val="00F25B0F"/>
    <w:rsid w:val="00F25D3A"/>
    <w:rsid w:val="00F2774D"/>
    <w:rsid w:val="00F27B10"/>
    <w:rsid w:val="00F27C40"/>
    <w:rsid w:val="00F3034E"/>
    <w:rsid w:val="00F30C3B"/>
    <w:rsid w:val="00F3195C"/>
    <w:rsid w:val="00F32B33"/>
    <w:rsid w:val="00F3333B"/>
    <w:rsid w:val="00F338E8"/>
    <w:rsid w:val="00F33A84"/>
    <w:rsid w:val="00F359CF"/>
    <w:rsid w:val="00F3612B"/>
    <w:rsid w:val="00F37649"/>
    <w:rsid w:val="00F4090B"/>
    <w:rsid w:val="00F40A38"/>
    <w:rsid w:val="00F413F8"/>
    <w:rsid w:val="00F41450"/>
    <w:rsid w:val="00F4178D"/>
    <w:rsid w:val="00F42131"/>
    <w:rsid w:val="00F4230E"/>
    <w:rsid w:val="00F42FE3"/>
    <w:rsid w:val="00F433A4"/>
    <w:rsid w:val="00F43844"/>
    <w:rsid w:val="00F43A8E"/>
    <w:rsid w:val="00F449AF"/>
    <w:rsid w:val="00F44A69"/>
    <w:rsid w:val="00F458BC"/>
    <w:rsid w:val="00F4625F"/>
    <w:rsid w:val="00F46F34"/>
    <w:rsid w:val="00F51250"/>
    <w:rsid w:val="00F52AFD"/>
    <w:rsid w:val="00F52FC8"/>
    <w:rsid w:val="00F54128"/>
    <w:rsid w:val="00F5420B"/>
    <w:rsid w:val="00F5449D"/>
    <w:rsid w:val="00F547A1"/>
    <w:rsid w:val="00F54912"/>
    <w:rsid w:val="00F54BC2"/>
    <w:rsid w:val="00F55879"/>
    <w:rsid w:val="00F55C98"/>
    <w:rsid w:val="00F57B26"/>
    <w:rsid w:val="00F60209"/>
    <w:rsid w:val="00F60F52"/>
    <w:rsid w:val="00F61160"/>
    <w:rsid w:val="00F6188E"/>
    <w:rsid w:val="00F62CE9"/>
    <w:rsid w:val="00F63434"/>
    <w:rsid w:val="00F63D3F"/>
    <w:rsid w:val="00F6498D"/>
    <w:rsid w:val="00F6557E"/>
    <w:rsid w:val="00F66350"/>
    <w:rsid w:val="00F66BF2"/>
    <w:rsid w:val="00F700CC"/>
    <w:rsid w:val="00F70495"/>
    <w:rsid w:val="00F70B5C"/>
    <w:rsid w:val="00F70D7B"/>
    <w:rsid w:val="00F71DBE"/>
    <w:rsid w:val="00F72AF5"/>
    <w:rsid w:val="00F73115"/>
    <w:rsid w:val="00F73948"/>
    <w:rsid w:val="00F74614"/>
    <w:rsid w:val="00F75860"/>
    <w:rsid w:val="00F761E7"/>
    <w:rsid w:val="00F76220"/>
    <w:rsid w:val="00F76458"/>
    <w:rsid w:val="00F76500"/>
    <w:rsid w:val="00F76CD4"/>
    <w:rsid w:val="00F77BEE"/>
    <w:rsid w:val="00F77DC1"/>
    <w:rsid w:val="00F82BE9"/>
    <w:rsid w:val="00F83013"/>
    <w:rsid w:val="00F83A16"/>
    <w:rsid w:val="00F83E1B"/>
    <w:rsid w:val="00F83E44"/>
    <w:rsid w:val="00F84470"/>
    <w:rsid w:val="00F8471D"/>
    <w:rsid w:val="00F847DA"/>
    <w:rsid w:val="00F8497B"/>
    <w:rsid w:val="00F855AB"/>
    <w:rsid w:val="00F859E7"/>
    <w:rsid w:val="00F86593"/>
    <w:rsid w:val="00F865C4"/>
    <w:rsid w:val="00F9013F"/>
    <w:rsid w:val="00F91A2D"/>
    <w:rsid w:val="00F91EFF"/>
    <w:rsid w:val="00F93343"/>
    <w:rsid w:val="00F939CD"/>
    <w:rsid w:val="00F94027"/>
    <w:rsid w:val="00F9414E"/>
    <w:rsid w:val="00F952DD"/>
    <w:rsid w:val="00F96266"/>
    <w:rsid w:val="00F9651C"/>
    <w:rsid w:val="00F97040"/>
    <w:rsid w:val="00F975EC"/>
    <w:rsid w:val="00F97697"/>
    <w:rsid w:val="00F97E21"/>
    <w:rsid w:val="00FA0E2C"/>
    <w:rsid w:val="00FA1151"/>
    <w:rsid w:val="00FA1BF5"/>
    <w:rsid w:val="00FA232A"/>
    <w:rsid w:val="00FA2B04"/>
    <w:rsid w:val="00FA3891"/>
    <w:rsid w:val="00FA3A6B"/>
    <w:rsid w:val="00FA3B04"/>
    <w:rsid w:val="00FA461B"/>
    <w:rsid w:val="00FA4CBA"/>
    <w:rsid w:val="00FA69B0"/>
    <w:rsid w:val="00FA69F9"/>
    <w:rsid w:val="00FA748D"/>
    <w:rsid w:val="00FA7E80"/>
    <w:rsid w:val="00FB10FB"/>
    <w:rsid w:val="00FB2158"/>
    <w:rsid w:val="00FB2271"/>
    <w:rsid w:val="00FB4D44"/>
    <w:rsid w:val="00FB5D0E"/>
    <w:rsid w:val="00FB6BF1"/>
    <w:rsid w:val="00FB72E3"/>
    <w:rsid w:val="00FC0C60"/>
    <w:rsid w:val="00FC1F76"/>
    <w:rsid w:val="00FC227C"/>
    <w:rsid w:val="00FC32E6"/>
    <w:rsid w:val="00FC404F"/>
    <w:rsid w:val="00FC50D3"/>
    <w:rsid w:val="00FC5EEE"/>
    <w:rsid w:val="00FC7188"/>
    <w:rsid w:val="00FD03A4"/>
    <w:rsid w:val="00FD0D6B"/>
    <w:rsid w:val="00FD130D"/>
    <w:rsid w:val="00FD132D"/>
    <w:rsid w:val="00FD2170"/>
    <w:rsid w:val="00FD29A9"/>
    <w:rsid w:val="00FD31E0"/>
    <w:rsid w:val="00FD34D0"/>
    <w:rsid w:val="00FD3F86"/>
    <w:rsid w:val="00FD45F8"/>
    <w:rsid w:val="00FD4D7A"/>
    <w:rsid w:val="00FD535F"/>
    <w:rsid w:val="00FD5E0D"/>
    <w:rsid w:val="00FD61C3"/>
    <w:rsid w:val="00FD6DC8"/>
    <w:rsid w:val="00FE0177"/>
    <w:rsid w:val="00FE0435"/>
    <w:rsid w:val="00FE119E"/>
    <w:rsid w:val="00FE1CDE"/>
    <w:rsid w:val="00FE1E4B"/>
    <w:rsid w:val="00FE1FAF"/>
    <w:rsid w:val="00FE2ADA"/>
    <w:rsid w:val="00FE4A75"/>
    <w:rsid w:val="00FE4F8B"/>
    <w:rsid w:val="00FE5987"/>
    <w:rsid w:val="00FE59ED"/>
    <w:rsid w:val="00FE7BA2"/>
    <w:rsid w:val="00FE7D82"/>
    <w:rsid w:val="00FF00A1"/>
    <w:rsid w:val="00FF078B"/>
    <w:rsid w:val="00FF15BE"/>
    <w:rsid w:val="00FF182E"/>
    <w:rsid w:val="00FF2167"/>
    <w:rsid w:val="00FF26B5"/>
    <w:rsid w:val="00FF32B2"/>
    <w:rsid w:val="00FF3870"/>
    <w:rsid w:val="00FF47EA"/>
    <w:rsid w:val="00FF4DA9"/>
    <w:rsid w:val="00FF705B"/>
    <w:rsid w:val="00FF7963"/>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4CB9"/>
  <w15:chartTrackingRefBased/>
  <w15:docId w15:val="{7FBEE84B-BB96-410A-A386-6F8C07C17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s-I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7C6"/>
    <w:rPr>
      <w:rFonts w:asciiTheme="minorHAnsi" w:hAnsiTheme="minorHAnsi" w:cstheme="minorHAnsi"/>
    </w:rPr>
  </w:style>
  <w:style w:type="paragraph" w:styleId="Heading1">
    <w:name w:val="heading 1"/>
    <w:basedOn w:val="Normal"/>
    <w:next w:val="Normal"/>
    <w:link w:val="Heading1Char"/>
    <w:uiPriority w:val="9"/>
    <w:qFormat/>
    <w:rsid w:val="003B5627"/>
    <w:pPr>
      <w:keepNext/>
      <w:keepLines/>
      <w:pageBreakBefore/>
      <w:spacing w:before="360"/>
      <w:outlineLvl w:val="0"/>
    </w:pPr>
    <w:rPr>
      <w:b/>
      <w:bCs/>
      <w:sz w:val="32"/>
      <w:szCs w:val="32"/>
    </w:rPr>
  </w:style>
  <w:style w:type="paragraph" w:styleId="Heading2">
    <w:name w:val="heading 2"/>
    <w:basedOn w:val="Heading1"/>
    <w:next w:val="Normal"/>
    <w:link w:val="Heading2Char"/>
    <w:uiPriority w:val="9"/>
    <w:unhideWhenUsed/>
    <w:qFormat/>
    <w:rsid w:val="00E15CA6"/>
    <w:pPr>
      <w:pageBreakBefore w:val="0"/>
      <w:spacing w:before="240"/>
      <w:outlineLvl w:val="1"/>
    </w:pPr>
    <w:rPr>
      <w:sz w:val="28"/>
      <w:szCs w:val="28"/>
    </w:rPr>
  </w:style>
  <w:style w:type="paragraph" w:styleId="Heading3">
    <w:name w:val="heading 3"/>
    <w:basedOn w:val="Normal"/>
    <w:next w:val="Normal"/>
    <w:link w:val="Heading3Char"/>
    <w:uiPriority w:val="9"/>
    <w:unhideWhenUsed/>
    <w:qFormat/>
    <w:rsid w:val="001660ED"/>
    <w:pPr>
      <w:keepNext/>
      <w:keepLines/>
      <w:spacing w:before="240" w:after="120" w:line="240" w:lineRule="auto"/>
      <w:outlineLvl w:val="2"/>
    </w:pPr>
    <w:rPr>
      <w:rFonts w:eastAsiaTheme="majorEastAsia"/>
      <w:b/>
      <w:bCs/>
      <w:sz w:val="24"/>
      <w:szCs w:val="24"/>
    </w:rPr>
  </w:style>
  <w:style w:type="paragraph" w:styleId="Heading4">
    <w:name w:val="heading 4"/>
    <w:basedOn w:val="Normal"/>
    <w:next w:val="Normal"/>
    <w:link w:val="Heading4Char"/>
    <w:uiPriority w:val="9"/>
    <w:unhideWhenUsed/>
    <w:qFormat/>
    <w:rsid w:val="00DA2011"/>
    <w:pPr>
      <w:keepNext/>
      <w:keepLines/>
      <w:tabs>
        <w:tab w:val="left" w:pos="2660"/>
      </w:tab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78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5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48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48D8"/>
  </w:style>
  <w:style w:type="paragraph" w:styleId="Footer">
    <w:name w:val="footer"/>
    <w:basedOn w:val="Normal"/>
    <w:link w:val="FooterChar"/>
    <w:uiPriority w:val="99"/>
    <w:unhideWhenUsed/>
    <w:rsid w:val="00BC48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48D8"/>
  </w:style>
  <w:style w:type="character" w:styleId="Hyperlink">
    <w:name w:val="Hyperlink"/>
    <w:basedOn w:val="DefaultParagraphFont"/>
    <w:uiPriority w:val="99"/>
    <w:unhideWhenUsed/>
    <w:rsid w:val="00DE03F2"/>
    <w:rPr>
      <w:color w:val="0563C1" w:themeColor="hyperlink"/>
      <w:u w:val="single"/>
    </w:rPr>
  </w:style>
  <w:style w:type="character" w:styleId="UnresolvedMention">
    <w:name w:val="Unresolved Mention"/>
    <w:basedOn w:val="DefaultParagraphFont"/>
    <w:uiPriority w:val="99"/>
    <w:semiHidden/>
    <w:unhideWhenUsed/>
    <w:rsid w:val="00DE03F2"/>
    <w:rPr>
      <w:color w:val="605E5C"/>
      <w:shd w:val="clear" w:color="auto" w:fill="E1DFDD"/>
    </w:rPr>
  </w:style>
  <w:style w:type="character" w:customStyle="1" w:styleId="Heading1Char">
    <w:name w:val="Heading 1 Char"/>
    <w:basedOn w:val="DefaultParagraphFont"/>
    <w:link w:val="Heading1"/>
    <w:uiPriority w:val="9"/>
    <w:rsid w:val="003B5627"/>
    <w:rPr>
      <w:rFonts w:asciiTheme="minorHAnsi" w:hAnsiTheme="minorHAnsi" w:cstheme="minorHAnsi"/>
      <w:b/>
      <w:bCs/>
      <w:sz w:val="32"/>
      <w:szCs w:val="32"/>
    </w:rPr>
  </w:style>
  <w:style w:type="character" w:customStyle="1" w:styleId="Heading2Char">
    <w:name w:val="Heading 2 Char"/>
    <w:basedOn w:val="DefaultParagraphFont"/>
    <w:link w:val="Heading2"/>
    <w:uiPriority w:val="9"/>
    <w:rsid w:val="00E15CA6"/>
    <w:rPr>
      <w:rFonts w:asciiTheme="minorHAnsi" w:hAnsiTheme="minorHAnsi" w:cstheme="minorHAnsi"/>
      <w:b/>
      <w:bCs/>
      <w:sz w:val="28"/>
      <w:szCs w:val="28"/>
    </w:rPr>
  </w:style>
  <w:style w:type="character" w:customStyle="1" w:styleId="Heading3Char">
    <w:name w:val="Heading 3 Char"/>
    <w:basedOn w:val="DefaultParagraphFont"/>
    <w:link w:val="Heading3"/>
    <w:uiPriority w:val="9"/>
    <w:rsid w:val="001660ED"/>
    <w:rPr>
      <w:rFonts w:asciiTheme="minorHAnsi" w:eastAsiaTheme="majorEastAsia" w:hAnsiTheme="minorHAnsi" w:cstheme="minorHAnsi"/>
      <w:b/>
      <w:bCs/>
      <w:sz w:val="24"/>
      <w:szCs w:val="24"/>
    </w:rPr>
  </w:style>
  <w:style w:type="paragraph" w:styleId="ListParagraph">
    <w:name w:val="List Paragraph"/>
    <w:basedOn w:val="Normal"/>
    <w:uiPriority w:val="34"/>
    <w:qFormat/>
    <w:rsid w:val="000370D0"/>
    <w:pPr>
      <w:ind w:left="720"/>
      <w:contextualSpacing/>
    </w:pPr>
  </w:style>
  <w:style w:type="paragraph" w:customStyle="1" w:styleId="nav-item">
    <w:name w:val="nav-item"/>
    <w:basedOn w:val="Normal"/>
    <w:rsid w:val="0039223C"/>
    <w:pPr>
      <w:spacing w:before="100" w:beforeAutospacing="1" w:after="100" w:afterAutospacing="1" w:line="240" w:lineRule="auto"/>
    </w:pPr>
    <w:rPr>
      <w:rFonts w:eastAsia="Times New Roman"/>
      <w:sz w:val="24"/>
      <w:szCs w:val="24"/>
      <w:lang w:eastAsia="is-IS"/>
    </w:rPr>
  </w:style>
  <w:style w:type="paragraph" w:styleId="NormalWeb">
    <w:name w:val="Normal (Web)"/>
    <w:basedOn w:val="Normal"/>
    <w:uiPriority w:val="99"/>
    <w:unhideWhenUsed/>
    <w:rsid w:val="0039223C"/>
    <w:pPr>
      <w:spacing w:before="100" w:beforeAutospacing="1" w:after="100" w:afterAutospacing="1" w:line="240" w:lineRule="auto"/>
    </w:pPr>
    <w:rPr>
      <w:rFonts w:eastAsia="Times New Roman"/>
      <w:sz w:val="24"/>
      <w:szCs w:val="24"/>
      <w:lang w:eastAsia="is-IS"/>
    </w:rPr>
  </w:style>
  <w:style w:type="character" w:styleId="FollowedHyperlink">
    <w:name w:val="FollowedHyperlink"/>
    <w:basedOn w:val="DefaultParagraphFont"/>
    <w:uiPriority w:val="99"/>
    <w:semiHidden/>
    <w:unhideWhenUsed/>
    <w:rsid w:val="00943FAB"/>
    <w:rPr>
      <w:color w:val="954F72" w:themeColor="followedHyperlink"/>
      <w:u w:val="single"/>
    </w:rPr>
  </w:style>
  <w:style w:type="character" w:styleId="CommentReference">
    <w:name w:val="annotation reference"/>
    <w:basedOn w:val="DefaultParagraphFont"/>
    <w:uiPriority w:val="99"/>
    <w:semiHidden/>
    <w:unhideWhenUsed/>
    <w:rsid w:val="00997346"/>
    <w:rPr>
      <w:sz w:val="16"/>
      <w:szCs w:val="16"/>
    </w:rPr>
  </w:style>
  <w:style w:type="paragraph" w:styleId="CommentText">
    <w:name w:val="annotation text"/>
    <w:basedOn w:val="Normal"/>
    <w:link w:val="CommentTextChar"/>
    <w:uiPriority w:val="99"/>
    <w:unhideWhenUsed/>
    <w:rsid w:val="00997346"/>
    <w:pPr>
      <w:spacing w:line="240" w:lineRule="auto"/>
    </w:pPr>
    <w:rPr>
      <w:sz w:val="20"/>
      <w:szCs w:val="20"/>
    </w:rPr>
  </w:style>
  <w:style w:type="character" w:customStyle="1" w:styleId="CommentTextChar">
    <w:name w:val="Comment Text Char"/>
    <w:basedOn w:val="DefaultParagraphFont"/>
    <w:link w:val="CommentText"/>
    <w:uiPriority w:val="99"/>
    <w:rsid w:val="00997346"/>
    <w:rPr>
      <w:sz w:val="20"/>
      <w:szCs w:val="20"/>
    </w:rPr>
  </w:style>
  <w:style w:type="paragraph" w:styleId="CommentSubject">
    <w:name w:val="annotation subject"/>
    <w:basedOn w:val="CommentText"/>
    <w:next w:val="CommentText"/>
    <w:link w:val="CommentSubjectChar"/>
    <w:uiPriority w:val="99"/>
    <w:semiHidden/>
    <w:unhideWhenUsed/>
    <w:rsid w:val="00997346"/>
    <w:rPr>
      <w:b/>
      <w:bCs/>
    </w:rPr>
  </w:style>
  <w:style w:type="character" w:customStyle="1" w:styleId="CommentSubjectChar">
    <w:name w:val="Comment Subject Char"/>
    <w:basedOn w:val="CommentTextChar"/>
    <w:link w:val="CommentSubject"/>
    <w:uiPriority w:val="99"/>
    <w:semiHidden/>
    <w:rsid w:val="00997346"/>
    <w:rPr>
      <w:b/>
      <w:bCs/>
      <w:sz w:val="20"/>
      <w:szCs w:val="20"/>
    </w:rPr>
  </w:style>
  <w:style w:type="paragraph" w:customStyle="1" w:styleId="Formla">
    <w:name w:val="Formúla"/>
    <w:basedOn w:val="Normal"/>
    <w:link w:val="FormlaChar"/>
    <w:qFormat/>
    <w:rsid w:val="00511772"/>
    <w:pPr>
      <w:jc w:val="center"/>
    </w:pPr>
    <w:rPr>
      <w:i/>
      <w:iCs/>
    </w:rPr>
  </w:style>
  <w:style w:type="character" w:styleId="PlaceholderText">
    <w:name w:val="Placeholder Text"/>
    <w:basedOn w:val="DefaultParagraphFont"/>
    <w:uiPriority w:val="99"/>
    <w:semiHidden/>
    <w:rsid w:val="00C2601F"/>
    <w:rPr>
      <w:color w:val="808080"/>
    </w:rPr>
  </w:style>
  <w:style w:type="character" w:customStyle="1" w:styleId="FormlaChar">
    <w:name w:val="Formúla Char"/>
    <w:basedOn w:val="DefaultParagraphFont"/>
    <w:link w:val="Formla"/>
    <w:rsid w:val="00511772"/>
    <w:rPr>
      <w:rFonts w:asciiTheme="minorHAnsi" w:hAnsiTheme="minorHAnsi" w:cstheme="minorHAnsi"/>
      <w:i/>
      <w:iCs/>
    </w:rPr>
  </w:style>
  <w:style w:type="paragraph" w:customStyle="1" w:styleId="Smaletur">
    <w:name w:val="Smaletur"/>
    <w:basedOn w:val="Normal"/>
    <w:link w:val="SmaleturChar"/>
    <w:qFormat/>
    <w:rsid w:val="00CA17BC"/>
    <w:pPr>
      <w:spacing w:after="0" w:line="240" w:lineRule="auto"/>
    </w:pPr>
    <w:rPr>
      <w:sz w:val="18"/>
      <w:szCs w:val="18"/>
    </w:rPr>
  </w:style>
  <w:style w:type="paragraph" w:styleId="FootnoteText">
    <w:name w:val="footnote text"/>
    <w:basedOn w:val="Normal"/>
    <w:link w:val="FootnoteTextChar"/>
    <w:uiPriority w:val="99"/>
    <w:unhideWhenUsed/>
    <w:rsid w:val="00002BAB"/>
    <w:pPr>
      <w:spacing w:after="0" w:line="240" w:lineRule="auto"/>
    </w:pPr>
    <w:rPr>
      <w:sz w:val="20"/>
      <w:szCs w:val="20"/>
    </w:rPr>
  </w:style>
  <w:style w:type="character" w:customStyle="1" w:styleId="SmaleturChar">
    <w:name w:val="Smaletur Char"/>
    <w:basedOn w:val="DefaultParagraphFont"/>
    <w:link w:val="Smaletur"/>
    <w:rsid w:val="00CA17BC"/>
    <w:rPr>
      <w:rFonts w:asciiTheme="minorHAnsi" w:hAnsiTheme="minorHAnsi" w:cstheme="minorHAnsi"/>
      <w:sz w:val="18"/>
      <w:szCs w:val="18"/>
    </w:rPr>
  </w:style>
  <w:style w:type="character" w:customStyle="1" w:styleId="FootnoteTextChar">
    <w:name w:val="Footnote Text Char"/>
    <w:basedOn w:val="DefaultParagraphFont"/>
    <w:link w:val="FootnoteText"/>
    <w:uiPriority w:val="99"/>
    <w:rsid w:val="00002BAB"/>
    <w:rPr>
      <w:rFonts w:asciiTheme="minorHAnsi" w:hAnsiTheme="minorHAnsi" w:cstheme="minorHAnsi"/>
      <w:sz w:val="20"/>
      <w:szCs w:val="20"/>
    </w:rPr>
  </w:style>
  <w:style w:type="character" w:styleId="FootnoteReference">
    <w:name w:val="footnote reference"/>
    <w:basedOn w:val="DefaultParagraphFont"/>
    <w:uiPriority w:val="99"/>
    <w:semiHidden/>
    <w:unhideWhenUsed/>
    <w:rsid w:val="00002BAB"/>
    <w:rPr>
      <w:vertAlign w:val="superscript"/>
    </w:rPr>
  </w:style>
  <w:style w:type="paragraph" w:customStyle="1" w:styleId="AferirEnskar">
    <w:name w:val="AðferðirEnskar"/>
    <w:basedOn w:val="Normal"/>
    <w:link w:val="AferirEnskarChar"/>
    <w:rsid w:val="008C4868"/>
    <w:pPr>
      <w:keepNext/>
      <w:keepLines/>
      <w:tabs>
        <w:tab w:val="left" w:pos="2660"/>
      </w:tabs>
      <w:spacing w:after="0" w:line="240" w:lineRule="auto"/>
      <w:jc w:val="center"/>
    </w:pPr>
    <w:rPr>
      <w:rFonts w:ascii="Segoe UI" w:hAnsi="Segoe UI" w:cs="Segoe UI"/>
      <w:i/>
      <w:iCs/>
      <w:sz w:val="24"/>
      <w:szCs w:val="24"/>
    </w:rPr>
  </w:style>
  <w:style w:type="character" w:customStyle="1" w:styleId="AferirEnskarChar">
    <w:name w:val="AðferðirEnskar Char"/>
    <w:basedOn w:val="DefaultParagraphFont"/>
    <w:link w:val="AferirEnskar"/>
    <w:rsid w:val="008C4868"/>
    <w:rPr>
      <w:rFonts w:ascii="Segoe UI" w:hAnsi="Segoe UI" w:cs="Segoe UI"/>
      <w:i/>
      <w:iCs/>
      <w:sz w:val="24"/>
      <w:szCs w:val="24"/>
    </w:rPr>
  </w:style>
  <w:style w:type="character" w:customStyle="1" w:styleId="Heading4Char">
    <w:name w:val="Heading 4 Char"/>
    <w:basedOn w:val="DefaultParagraphFont"/>
    <w:link w:val="Heading4"/>
    <w:uiPriority w:val="9"/>
    <w:rsid w:val="00DA2011"/>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rsid w:val="00DA20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097845"/>
    <w:rPr>
      <w:rFonts w:asciiTheme="majorHAnsi" w:eastAsiaTheme="majorEastAsia" w:hAnsiTheme="majorHAnsi" w:cstheme="majorBidi"/>
      <w:color w:val="2F5496" w:themeColor="accent1" w:themeShade="BF"/>
    </w:rPr>
  </w:style>
  <w:style w:type="paragraph" w:customStyle="1" w:styleId="Reitur">
    <w:name w:val="Reitur"/>
    <w:basedOn w:val="Normal"/>
    <w:link w:val="ReiturChar"/>
    <w:qFormat/>
    <w:rsid w:val="00E15CA6"/>
    <w:pPr>
      <w:spacing w:after="60" w:line="240" w:lineRule="auto"/>
    </w:pPr>
    <w:rPr>
      <w:sz w:val="18"/>
      <w:szCs w:val="18"/>
    </w:rPr>
  </w:style>
  <w:style w:type="paragraph" w:customStyle="1" w:styleId="Texti">
    <w:name w:val="Texti"/>
    <w:basedOn w:val="Reitur"/>
    <w:link w:val="TextiChar"/>
    <w:qFormat/>
    <w:rsid w:val="004142CF"/>
    <w:pPr>
      <w:spacing w:after="160"/>
      <w:jc w:val="both"/>
      <w:pPrChange w:id="0" w:author="Kristján Jónasson - HI" w:date="2022-06-25T09:29:00Z">
        <w:pPr>
          <w:spacing w:after="60"/>
          <w:jc w:val="both"/>
        </w:pPr>
      </w:pPrChange>
    </w:pPr>
    <w:rPr>
      <w:sz w:val="22"/>
      <w:szCs w:val="22"/>
      <w:rPrChange w:id="0" w:author="Kristján Jónasson - HI" w:date="2022-06-25T09:29:00Z">
        <w:rPr>
          <w:rFonts w:asciiTheme="minorHAnsi" w:eastAsiaTheme="minorHAnsi" w:hAnsiTheme="minorHAnsi" w:cstheme="minorHAnsi"/>
          <w:sz w:val="22"/>
          <w:szCs w:val="22"/>
          <w:lang w:val="is-IS" w:eastAsia="en-US" w:bidi="ar-SA"/>
        </w:rPr>
      </w:rPrChange>
    </w:rPr>
  </w:style>
  <w:style w:type="character" w:customStyle="1" w:styleId="ReiturChar">
    <w:name w:val="Reitur Char"/>
    <w:basedOn w:val="DefaultParagraphFont"/>
    <w:link w:val="Reitur"/>
    <w:rsid w:val="00E15CA6"/>
    <w:rPr>
      <w:rFonts w:asciiTheme="minorHAnsi" w:hAnsiTheme="minorHAnsi" w:cstheme="minorHAnsi"/>
      <w:sz w:val="18"/>
      <w:szCs w:val="18"/>
    </w:rPr>
  </w:style>
  <w:style w:type="paragraph" w:customStyle="1" w:styleId="Upp">
    <w:name w:val="Upp"/>
    <w:basedOn w:val="Texti"/>
    <w:link w:val="UppChar"/>
    <w:qFormat/>
    <w:rsid w:val="00EB57D6"/>
    <w:pPr>
      <w:numPr>
        <w:numId w:val="10"/>
      </w:numPr>
      <w:ind w:left="714" w:hanging="357"/>
    </w:pPr>
  </w:style>
  <w:style w:type="character" w:customStyle="1" w:styleId="TextiChar">
    <w:name w:val="Texti Char"/>
    <w:basedOn w:val="ReiturChar"/>
    <w:link w:val="Texti"/>
    <w:rsid w:val="004142CF"/>
    <w:rPr>
      <w:rFonts w:asciiTheme="minorHAnsi" w:hAnsiTheme="minorHAnsi" w:cstheme="minorHAnsi"/>
      <w:sz w:val="18"/>
      <w:szCs w:val="18"/>
    </w:rPr>
  </w:style>
  <w:style w:type="paragraph" w:customStyle="1" w:styleId="Feitreitur">
    <w:name w:val="Feitreitur"/>
    <w:basedOn w:val="Reitur"/>
    <w:link w:val="FeitreiturChar"/>
    <w:qFormat/>
    <w:rsid w:val="009E5066"/>
    <w:rPr>
      <w:b/>
      <w:bCs/>
    </w:rPr>
  </w:style>
  <w:style w:type="character" w:customStyle="1" w:styleId="UppChar">
    <w:name w:val="Upp Char"/>
    <w:basedOn w:val="TextiChar"/>
    <w:link w:val="Upp"/>
    <w:rsid w:val="00EB57D6"/>
    <w:rPr>
      <w:rFonts w:asciiTheme="minorHAnsi" w:hAnsiTheme="minorHAnsi" w:cstheme="minorHAnsi"/>
      <w:sz w:val="20"/>
      <w:szCs w:val="20"/>
    </w:rPr>
  </w:style>
  <w:style w:type="paragraph" w:customStyle="1" w:styleId="System">
    <w:name w:val="System"/>
    <w:basedOn w:val="Reitur"/>
    <w:link w:val="SystemChar"/>
    <w:qFormat/>
    <w:rsid w:val="00C24CC1"/>
    <w:pPr>
      <w:spacing w:before="60"/>
      <w:jc w:val="center"/>
    </w:pPr>
    <w:rPr>
      <w:b/>
      <w:bCs/>
      <w:sz w:val="22"/>
      <w:szCs w:val="22"/>
    </w:rPr>
  </w:style>
  <w:style w:type="character" w:customStyle="1" w:styleId="FeitreiturChar">
    <w:name w:val="Feitreitur Char"/>
    <w:basedOn w:val="ReiturChar"/>
    <w:link w:val="Feitreitur"/>
    <w:rsid w:val="009E5066"/>
    <w:rPr>
      <w:rFonts w:asciiTheme="minorHAnsi" w:hAnsiTheme="minorHAnsi" w:cstheme="minorHAnsi"/>
      <w:b/>
      <w:bCs/>
      <w:sz w:val="20"/>
      <w:szCs w:val="20"/>
    </w:rPr>
  </w:style>
  <w:style w:type="character" w:customStyle="1" w:styleId="SystemChar">
    <w:name w:val="System Char"/>
    <w:basedOn w:val="ReiturChar"/>
    <w:link w:val="System"/>
    <w:rsid w:val="00C24CC1"/>
    <w:rPr>
      <w:rFonts w:asciiTheme="minorHAnsi" w:hAnsiTheme="minorHAnsi" w:cstheme="minorHAnsi"/>
      <w:b/>
      <w:bCs/>
      <w:sz w:val="20"/>
      <w:szCs w:val="20"/>
    </w:rPr>
  </w:style>
  <w:style w:type="paragraph" w:styleId="TOCHeading">
    <w:name w:val="TOC Heading"/>
    <w:basedOn w:val="Heading1"/>
    <w:next w:val="Normal"/>
    <w:uiPriority w:val="39"/>
    <w:unhideWhenUsed/>
    <w:qFormat/>
    <w:rsid w:val="00A6161B"/>
    <w:pPr>
      <w:spacing w:before="240" w:after="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C552AF"/>
    <w:pPr>
      <w:tabs>
        <w:tab w:val="right" w:leader="dot" w:pos="9346"/>
      </w:tabs>
      <w:spacing w:after="60"/>
    </w:pPr>
  </w:style>
  <w:style w:type="paragraph" w:styleId="TOC2">
    <w:name w:val="toc 2"/>
    <w:basedOn w:val="Normal"/>
    <w:next w:val="Normal"/>
    <w:autoRedefine/>
    <w:uiPriority w:val="39"/>
    <w:unhideWhenUsed/>
    <w:rsid w:val="00A6161B"/>
    <w:pPr>
      <w:spacing w:after="100"/>
      <w:ind w:left="220"/>
    </w:pPr>
  </w:style>
  <w:style w:type="paragraph" w:styleId="TOC3">
    <w:name w:val="toc 3"/>
    <w:basedOn w:val="Normal"/>
    <w:next w:val="Normal"/>
    <w:autoRedefine/>
    <w:uiPriority w:val="39"/>
    <w:unhideWhenUsed/>
    <w:rsid w:val="00A6161B"/>
    <w:pPr>
      <w:spacing w:after="100"/>
      <w:ind w:left="440"/>
    </w:pPr>
  </w:style>
  <w:style w:type="paragraph" w:styleId="EndnoteText">
    <w:name w:val="endnote text"/>
    <w:basedOn w:val="Normal"/>
    <w:link w:val="EndnoteTextChar"/>
    <w:uiPriority w:val="99"/>
    <w:semiHidden/>
    <w:unhideWhenUsed/>
    <w:rsid w:val="005A6C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C12"/>
    <w:rPr>
      <w:rFonts w:asciiTheme="minorHAnsi" w:hAnsiTheme="minorHAnsi" w:cstheme="minorHAnsi"/>
      <w:sz w:val="20"/>
      <w:szCs w:val="20"/>
    </w:rPr>
  </w:style>
  <w:style w:type="character" w:styleId="EndnoteReference">
    <w:name w:val="endnote reference"/>
    <w:basedOn w:val="DefaultParagraphFont"/>
    <w:uiPriority w:val="99"/>
    <w:semiHidden/>
    <w:unhideWhenUsed/>
    <w:rsid w:val="005A6C12"/>
    <w:rPr>
      <w:vertAlign w:val="superscript"/>
    </w:rPr>
  </w:style>
  <w:style w:type="paragraph" w:styleId="Revision">
    <w:name w:val="Revision"/>
    <w:hidden/>
    <w:uiPriority w:val="99"/>
    <w:semiHidden/>
    <w:rsid w:val="004142CF"/>
    <w:pPr>
      <w:spacing w:after="0" w:line="240" w:lineRule="auto"/>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3410">
      <w:bodyDiv w:val="1"/>
      <w:marLeft w:val="0"/>
      <w:marRight w:val="0"/>
      <w:marTop w:val="0"/>
      <w:marBottom w:val="0"/>
      <w:divBdr>
        <w:top w:val="none" w:sz="0" w:space="0" w:color="auto"/>
        <w:left w:val="none" w:sz="0" w:space="0" w:color="auto"/>
        <w:bottom w:val="none" w:sz="0" w:space="0" w:color="auto"/>
        <w:right w:val="none" w:sz="0" w:space="0" w:color="auto"/>
      </w:divBdr>
    </w:div>
    <w:div w:id="643973062">
      <w:bodyDiv w:val="1"/>
      <w:marLeft w:val="0"/>
      <w:marRight w:val="0"/>
      <w:marTop w:val="0"/>
      <w:marBottom w:val="0"/>
      <w:divBdr>
        <w:top w:val="none" w:sz="0" w:space="0" w:color="auto"/>
        <w:left w:val="none" w:sz="0" w:space="0" w:color="auto"/>
        <w:bottom w:val="none" w:sz="0" w:space="0" w:color="auto"/>
        <w:right w:val="none" w:sz="0" w:space="0" w:color="auto"/>
      </w:divBdr>
    </w:div>
    <w:div w:id="1332677525">
      <w:bodyDiv w:val="1"/>
      <w:marLeft w:val="0"/>
      <w:marRight w:val="0"/>
      <w:marTop w:val="0"/>
      <w:marBottom w:val="0"/>
      <w:divBdr>
        <w:top w:val="none" w:sz="0" w:space="0" w:color="auto"/>
        <w:left w:val="none" w:sz="0" w:space="0" w:color="auto"/>
        <w:bottom w:val="none" w:sz="0" w:space="0" w:color="auto"/>
        <w:right w:val="none" w:sz="0" w:space="0" w:color="auto"/>
      </w:divBdr>
    </w:div>
    <w:div w:id="1688628836">
      <w:bodyDiv w:val="1"/>
      <w:marLeft w:val="0"/>
      <w:marRight w:val="0"/>
      <w:marTop w:val="0"/>
      <w:marBottom w:val="0"/>
      <w:divBdr>
        <w:top w:val="none" w:sz="0" w:space="0" w:color="auto"/>
        <w:left w:val="none" w:sz="0" w:space="0" w:color="auto"/>
        <w:bottom w:val="none" w:sz="0" w:space="0" w:color="auto"/>
        <w:right w:val="none" w:sz="0" w:space="0" w:color="auto"/>
      </w:divBdr>
    </w:div>
    <w:div w:id="1992904327">
      <w:bodyDiv w:val="1"/>
      <w:marLeft w:val="0"/>
      <w:marRight w:val="0"/>
      <w:marTop w:val="0"/>
      <w:marBottom w:val="0"/>
      <w:divBdr>
        <w:top w:val="none" w:sz="0" w:space="0" w:color="auto"/>
        <w:left w:val="none" w:sz="0" w:space="0" w:color="auto"/>
        <w:bottom w:val="none" w:sz="0" w:space="0" w:color="auto"/>
        <w:right w:val="none" w:sz="0" w:space="0" w:color="auto"/>
      </w:divBdr>
      <w:divsChild>
        <w:div w:id="1838884116">
          <w:marLeft w:val="0"/>
          <w:marRight w:val="0"/>
          <w:marTop w:val="150"/>
          <w:marBottom w:val="0"/>
          <w:divBdr>
            <w:top w:val="none" w:sz="0" w:space="0" w:color="auto"/>
            <w:left w:val="none" w:sz="0" w:space="0" w:color="auto"/>
            <w:bottom w:val="none" w:sz="0" w:space="0" w:color="auto"/>
            <w:right w:val="none" w:sz="0" w:space="0" w:color="auto"/>
          </w:divBdr>
          <w:divsChild>
            <w:div w:id="254094732">
              <w:marLeft w:val="0"/>
              <w:marRight w:val="0"/>
              <w:marTop w:val="0"/>
              <w:marBottom w:val="0"/>
              <w:divBdr>
                <w:top w:val="none" w:sz="0" w:space="0" w:color="auto"/>
                <w:left w:val="none" w:sz="0" w:space="0" w:color="auto"/>
                <w:bottom w:val="none" w:sz="0" w:space="0" w:color="auto"/>
                <w:right w:val="none" w:sz="0" w:space="0" w:color="auto"/>
              </w:divBdr>
            </w:div>
            <w:div w:id="1916813636">
              <w:marLeft w:val="0"/>
              <w:marRight w:val="0"/>
              <w:marTop w:val="0"/>
              <w:marBottom w:val="0"/>
              <w:divBdr>
                <w:top w:val="none" w:sz="0" w:space="0" w:color="auto"/>
                <w:left w:val="none" w:sz="0" w:space="0" w:color="auto"/>
                <w:bottom w:val="none" w:sz="0" w:space="0" w:color="auto"/>
                <w:right w:val="none" w:sz="0" w:space="0" w:color="auto"/>
              </w:divBdr>
              <w:divsChild>
                <w:div w:id="1353994335">
                  <w:marLeft w:val="0"/>
                  <w:marRight w:val="0"/>
                  <w:marTop w:val="0"/>
                  <w:marBottom w:val="0"/>
                  <w:divBdr>
                    <w:top w:val="none" w:sz="0" w:space="0" w:color="auto"/>
                    <w:left w:val="none" w:sz="0" w:space="0" w:color="auto"/>
                    <w:bottom w:val="none" w:sz="0" w:space="0" w:color="auto"/>
                    <w:right w:val="none" w:sz="0" w:space="0" w:color="auto"/>
                  </w:divBdr>
                  <w:divsChild>
                    <w:div w:id="11010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6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A66AB-5383-485D-B37F-E665FD34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34</Pages>
  <Words>9328</Words>
  <Characters>53172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Thorkell Helgason</dc:creator>
  <cp:keywords/>
  <dc:description/>
  <cp:lastModifiedBy>Kristján Jónasson - HI</cp:lastModifiedBy>
  <cp:revision>47</cp:revision>
  <cp:lastPrinted>2022-06-06T09:58:00Z</cp:lastPrinted>
  <dcterms:created xsi:type="dcterms:W3CDTF">2022-05-26T10:24:00Z</dcterms:created>
  <dcterms:modified xsi:type="dcterms:W3CDTF">2022-06-27T13:33:00Z</dcterms:modified>
</cp:coreProperties>
</file>